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7ECA78" w14:textId="77777777" w:rsidR="00BA5E45" w:rsidRDefault="00554DFF">
      <w:pPr>
        <w:pStyle w:val="Default"/>
        <w:spacing w:before="100" w:after="100"/>
        <w:rPr>
          <w:rFonts w:ascii="Times New Roman" w:eastAsia="Times New Roman" w:hAnsi="Times New Roman" w:cs="Times New Roman"/>
          <w:sz w:val="22"/>
          <w:szCs w:val="22"/>
        </w:rPr>
      </w:pPr>
      <w:r>
        <w:rPr>
          <w:rFonts w:ascii="Times New Roman" w:hAnsi="Times New Roman"/>
          <w:sz w:val="22"/>
          <w:szCs w:val="22"/>
        </w:rPr>
        <w:t>Title: Equivalent noise characterization of human lightness constancy</w:t>
      </w:r>
    </w:p>
    <w:p w14:paraId="422A4BF7" w14:textId="77777777" w:rsidR="00BA5E45" w:rsidRDefault="00554DFF">
      <w:pPr>
        <w:pStyle w:val="Default"/>
        <w:spacing w:before="100" w:after="100"/>
        <w:rPr>
          <w:rFonts w:ascii="Times New Roman" w:eastAsia="Times New Roman" w:hAnsi="Times New Roman" w:cs="Times New Roman"/>
          <w:sz w:val="22"/>
          <w:szCs w:val="22"/>
        </w:rPr>
      </w:pPr>
      <w:r>
        <w:rPr>
          <w:rFonts w:ascii="Times New Roman" w:hAnsi="Times New Roman"/>
          <w:sz w:val="22"/>
          <w:szCs w:val="22"/>
        </w:rPr>
        <w:t xml:space="preserve"> Authors: Vijay Singh, Johannes Burge, David H. Brainard </w:t>
      </w:r>
    </w:p>
    <w:p w14:paraId="6BB10B8F" w14:textId="1B7BF098" w:rsidR="00BA5E45" w:rsidRDefault="00554DFF">
      <w:pPr>
        <w:pStyle w:val="Default"/>
        <w:spacing w:before="100" w:after="100"/>
        <w:rPr>
          <w:rFonts w:ascii="Times New Roman" w:eastAsia="Times New Roman" w:hAnsi="Times New Roman" w:cs="Times New Roman"/>
          <w:sz w:val="22"/>
          <w:szCs w:val="22"/>
        </w:rPr>
      </w:pPr>
      <w:r>
        <w:rPr>
          <w:rFonts w:ascii="Arial Unicode MS" w:hAnsi="Arial Unicode MS"/>
          <w:sz w:val="22"/>
          <w:szCs w:val="22"/>
        </w:rPr>
        <w:br/>
      </w:r>
      <w:r>
        <w:rPr>
          <w:rFonts w:ascii="Times New Roman" w:hAnsi="Times New Roman"/>
          <w:b/>
          <w:bCs/>
          <w:sz w:val="22"/>
          <w:szCs w:val="22"/>
        </w:rPr>
        <w:t>Abstract:</w:t>
      </w:r>
      <w:r>
        <w:rPr>
          <w:rFonts w:ascii="Times New Roman" w:hAnsi="Times New Roman"/>
          <w:sz w:val="22"/>
          <w:szCs w:val="22"/>
        </w:rPr>
        <w:t xml:space="preserve"> An important goal for vision is to provide stable perceptual representations of task-relevant scene properties (e.g. target object size, shape, reflectance) despite variation in task-irrelevant scene properties (e.g. illumination, reflectance of other nearby objects). </w:t>
      </w:r>
      <w:commentRangeStart w:id="0"/>
      <w:r>
        <w:rPr>
          <w:rFonts w:ascii="Times New Roman" w:hAnsi="Times New Roman"/>
          <w:sz w:val="22"/>
          <w:szCs w:val="22"/>
        </w:rPr>
        <w:t>To study such stability, we measured how variation in a task-irrelevant scene property affects threshold for discriminating changes in a task-relevant property.</w:t>
      </w:r>
      <w:commentRangeEnd w:id="0"/>
      <w:r w:rsidR="006B0D83">
        <w:rPr>
          <w:rStyle w:val="CommentReference"/>
          <w:rFonts w:ascii="Times New Roman" w:hAnsi="Times New Roman" w:cs="Times New Roman"/>
          <w:color w:val="auto"/>
          <w14:textOutline w14:w="0" w14:cap="rnd" w14:cmpd="sng" w14:algn="ctr">
            <w14:noFill/>
            <w14:prstDash w14:val="solid"/>
            <w14:bevel/>
          </w14:textOutline>
        </w:rPr>
        <w:commentReference w:id="0"/>
      </w:r>
      <w:r>
        <w:rPr>
          <w:rFonts w:ascii="Times New Roman" w:hAnsi="Times New Roman"/>
          <w:sz w:val="22"/>
          <w:szCs w:val="22"/>
        </w:rPr>
        <w:t xml:space="preserve"> Four observers viewed computer-rendered images of a 1-degree sphere, within a 2-degree scene containing naturalistic background objects. The sphere’s reflectance was spectrally flat but varied in lightness. On each trial, two images of the scene were presented in sequence and observers indicated which </w:t>
      </w:r>
      <w:del w:id="1" w:author="JohannesBurge" w:date="2020-08-17T17:28:00Z">
        <w:r w:rsidDel="00951A7F">
          <w:rPr>
            <w:rFonts w:ascii="Times New Roman" w:hAnsi="Times New Roman"/>
            <w:sz w:val="22"/>
            <w:szCs w:val="22"/>
          </w:rPr>
          <w:delText>0.25s</w:delText>
        </w:r>
      </w:del>
      <w:ins w:id="2" w:author="JohannesBurge" w:date="2020-08-17T17:28:00Z">
        <w:r w:rsidR="00951A7F">
          <w:rPr>
            <w:rFonts w:ascii="Times New Roman" w:hAnsi="Times New Roman"/>
            <w:sz w:val="22"/>
            <w:szCs w:val="22"/>
          </w:rPr>
          <w:t>250ms</w:t>
        </w:r>
      </w:ins>
      <w:r>
        <w:rPr>
          <w:rFonts w:ascii="Times New Roman" w:hAnsi="Times New Roman"/>
          <w:sz w:val="22"/>
          <w:szCs w:val="22"/>
        </w:rPr>
        <w:t xml:space="preserve"> interval contained the sphere with higher lightness. Across intervals, the </w:t>
      </w:r>
      <w:proofErr w:type="spellStart"/>
      <w:r>
        <w:rPr>
          <w:rFonts w:ascii="Times New Roman" w:hAnsi="Times New Roman"/>
          <w:sz w:val="22"/>
          <w:szCs w:val="22"/>
        </w:rPr>
        <w:t>reflectances</w:t>
      </w:r>
      <w:proofErr w:type="spellEnd"/>
      <w:r>
        <w:rPr>
          <w:rFonts w:ascii="Times New Roman" w:hAnsi="Times New Roman"/>
          <w:sz w:val="22"/>
          <w:szCs w:val="22"/>
        </w:rPr>
        <w:t xml:space="preserve"> of the background objects were randomized by sampling from a probabilistic model of naturally occurring surface </w:t>
      </w:r>
      <w:proofErr w:type="spellStart"/>
      <w:r>
        <w:rPr>
          <w:rFonts w:ascii="Times New Roman" w:hAnsi="Times New Roman"/>
          <w:sz w:val="22"/>
          <w:szCs w:val="22"/>
        </w:rPr>
        <w:t>reflectances</w:t>
      </w:r>
      <w:proofErr w:type="spellEnd"/>
      <w:r>
        <w:rPr>
          <w:rFonts w:ascii="Times New Roman" w:hAnsi="Times New Roman"/>
          <w:sz w:val="22"/>
          <w:szCs w:val="22"/>
        </w:rPr>
        <w:t xml:space="preserve">. </w:t>
      </w:r>
      <w:commentRangeStart w:id="3"/>
      <w:del w:id="4" w:author="JohannesBurge" w:date="2020-08-17T17:29:00Z">
        <w:r w:rsidDel="00951A7F">
          <w:rPr>
            <w:rFonts w:ascii="Times New Roman" w:hAnsi="Times New Roman"/>
            <w:sz w:val="22"/>
            <w:szCs w:val="22"/>
          </w:rPr>
          <w:delText xml:space="preserve">This reflectance distribution was varied systematically by applying a scalar to its covariance matrix. </w:delText>
        </w:r>
        <w:commentRangeEnd w:id="3"/>
        <w:r w:rsidR="00951A7F" w:rsidDel="00951A7F">
          <w:rPr>
            <w:rStyle w:val="CommentReference"/>
            <w:rFonts w:ascii="Times New Roman" w:hAnsi="Times New Roman" w:cs="Times New Roman"/>
            <w:color w:val="auto"/>
            <w14:textOutline w14:w="0" w14:cap="rnd" w14:cmpd="sng" w14:algn="ctr">
              <w14:noFill/>
              <w14:prstDash w14:val="solid"/>
              <w14:bevel/>
            </w14:textOutline>
          </w:rPr>
          <w:commentReference w:id="3"/>
        </w:r>
      </w:del>
      <w:r>
        <w:rPr>
          <w:rFonts w:ascii="Times New Roman" w:hAnsi="Times New Roman"/>
          <w:sz w:val="22"/>
          <w:szCs w:val="22"/>
        </w:rPr>
        <w:t xml:space="preserve">Discrimination thresholds were measured as a function of the </w:t>
      </w:r>
      <w:ins w:id="5" w:author="JohannesBurge" w:date="2020-08-17T17:31:00Z">
        <w:r w:rsidR="00E36611">
          <w:rPr>
            <w:rFonts w:ascii="Times New Roman" w:hAnsi="Times New Roman"/>
            <w:sz w:val="22"/>
            <w:szCs w:val="22"/>
          </w:rPr>
          <w:t xml:space="preserve">amount of variability in the reflectance functions </w:t>
        </w:r>
        <w:r w:rsidR="00CA07AF">
          <w:rPr>
            <w:rFonts w:ascii="Times New Roman" w:hAnsi="Times New Roman"/>
            <w:sz w:val="22"/>
            <w:szCs w:val="22"/>
          </w:rPr>
          <w:t>associated with</w:t>
        </w:r>
        <w:r w:rsidR="00E36611">
          <w:rPr>
            <w:rFonts w:ascii="Times New Roman" w:hAnsi="Times New Roman"/>
            <w:sz w:val="22"/>
            <w:szCs w:val="22"/>
          </w:rPr>
          <w:t xml:space="preserve"> the background objects</w:t>
        </w:r>
      </w:ins>
      <w:del w:id="6" w:author="JohannesBurge" w:date="2020-08-17T17:31:00Z">
        <w:r w:rsidDel="00E36611">
          <w:rPr>
            <w:rFonts w:ascii="Times New Roman" w:hAnsi="Times New Roman"/>
            <w:sz w:val="22"/>
            <w:szCs w:val="22"/>
          </w:rPr>
          <w:delText>scalar</w:delText>
        </w:r>
      </w:del>
      <w:r>
        <w:rPr>
          <w:rFonts w:ascii="Times New Roman" w:hAnsi="Times New Roman"/>
          <w:sz w:val="22"/>
          <w:szCs w:val="22"/>
        </w:rPr>
        <w:t xml:space="preserve">. For low variation, the discrimination thresholds were nearly constant, indicating that the </w:t>
      </w:r>
      <w:proofErr w:type="gramStart"/>
      <w:r>
        <w:rPr>
          <w:rFonts w:ascii="Times New Roman" w:hAnsi="Times New Roman"/>
          <w:sz w:val="22"/>
          <w:szCs w:val="22"/>
        </w:rPr>
        <w:t>observers</w:t>
      </w:r>
      <w:proofErr w:type="gramEnd"/>
      <w:r>
        <w:rPr>
          <w:rFonts w:ascii="Times New Roman" w:hAnsi="Times New Roman"/>
          <w:sz w:val="22"/>
          <w:szCs w:val="22"/>
        </w:rPr>
        <w:t xml:space="preserve"> internal noise </w:t>
      </w:r>
      <w:del w:id="7" w:author="JohannesBurge" w:date="2020-08-17T17:32:00Z">
        <w:r w:rsidDel="00A51895">
          <w:rPr>
            <w:rFonts w:ascii="Times New Roman" w:hAnsi="Times New Roman"/>
            <w:sz w:val="22"/>
            <w:szCs w:val="22"/>
          </w:rPr>
          <w:delText xml:space="preserve">dominates </w:delText>
        </w:r>
      </w:del>
      <w:ins w:id="8" w:author="JohannesBurge" w:date="2020-08-17T17:32:00Z">
        <w:r w:rsidR="00A51895">
          <w:rPr>
            <w:rFonts w:ascii="Times New Roman" w:hAnsi="Times New Roman"/>
            <w:sz w:val="22"/>
            <w:szCs w:val="22"/>
          </w:rPr>
          <w:t>determines</w:t>
        </w:r>
        <w:r w:rsidR="00A51895">
          <w:rPr>
            <w:rFonts w:ascii="Times New Roman" w:hAnsi="Times New Roman"/>
            <w:sz w:val="22"/>
            <w:szCs w:val="22"/>
          </w:rPr>
          <w:t xml:space="preserve"> </w:t>
        </w:r>
      </w:ins>
      <w:r>
        <w:rPr>
          <w:rFonts w:ascii="Times New Roman" w:hAnsi="Times New Roman"/>
          <w:sz w:val="22"/>
          <w:szCs w:val="22"/>
        </w:rPr>
        <w:t xml:space="preserve">the threshold. As the scalar increases, the external noise starts </w:t>
      </w:r>
      <w:ins w:id="9" w:author="JohannesBurge" w:date="2020-08-17T17:32:00Z">
        <w:r w:rsidR="00C76181">
          <w:rPr>
            <w:rFonts w:ascii="Times New Roman" w:hAnsi="Times New Roman"/>
            <w:sz w:val="22"/>
            <w:szCs w:val="22"/>
          </w:rPr>
          <w:t xml:space="preserve">to </w:t>
        </w:r>
      </w:ins>
      <w:del w:id="10" w:author="JohannesBurge" w:date="2020-08-17T17:32:00Z">
        <w:r w:rsidDel="00C76181">
          <w:rPr>
            <w:rFonts w:ascii="Times New Roman" w:hAnsi="Times New Roman"/>
            <w:sz w:val="22"/>
            <w:szCs w:val="22"/>
          </w:rPr>
          <w:delText xml:space="preserve">dominating </w:delText>
        </w:r>
      </w:del>
      <w:ins w:id="11" w:author="JohannesBurge" w:date="2020-08-17T17:32:00Z">
        <w:r w:rsidR="00C76181">
          <w:rPr>
            <w:rFonts w:ascii="Times New Roman" w:hAnsi="Times New Roman"/>
            <w:sz w:val="22"/>
            <w:szCs w:val="22"/>
          </w:rPr>
          <w:t>dominat</w:t>
        </w:r>
        <w:r w:rsidR="00C76181">
          <w:rPr>
            <w:rFonts w:ascii="Times New Roman" w:hAnsi="Times New Roman"/>
            <w:sz w:val="22"/>
            <w:szCs w:val="22"/>
          </w:rPr>
          <w:t>e</w:t>
        </w:r>
        <w:r w:rsidR="00DC75E3">
          <w:rPr>
            <w:rFonts w:ascii="Times New Roman" w:hAnsi="Times New Roman"/>
            <w:sz w:val="22"/>
            <w:szCs w:val="22"/>
          </w:rPr>
          <w:t xml:space="preserve">, </w:t>
        </w:r>
      </w:ins>
      <w:r>
        <w:rPr>
          <w:rFonts w:ascii="Times New Roman" w:hAnsi="Times New Roman"/>
          <w:sz w:val="22"/>
          <w:szCs w:val="22"/>
        </w:rPr>
        <w:t xml:space="preserve">resulting in higher discrimination thresholds. A computational model that uses a center-surround receptive field to estimate object lightness captures human behavior at this task. Our </w:t>
      </w:r>
      <w:ins w:id="12" w:author="JohannesBurge" w:date="2020-08-17T17:32:00Z">
        <w:r w:rsidR="007D62DD">
          <w:rPr>
            <w:rFonts w:ascii="Times New Roman" w:hAnsi="Times New Roman"/>
            <w:sz w:val="22"/>
            <w:szCs w:val="22"/>
          </w:rPr>
          <w:t xml:space="preserve">approach </w:t>
        </w:r>
      </w:ins>
      <w:r>
        <w:rPr>
          <w:rFonts w:ascii="Times New Roman" w:hAnsi="Times New Roman"/>
          <w:sz w:val="22"/>
          <w:szCs w:val="22"/>
        </w:rPr>
        <w:t>provides a novel method to characterize the effect of task-irrelevant variations in terms of the intrinsic difficulty of the task.</w:t>
      </w:r>
    </w:p>
    <w:p w14:paraId="02155C12" w14:textId="77777777" w:rsidR="00BA5E45" w:rsidRDefault="00BA5E45">
      <w:pPr>
        <w:pStyle w:val="Default"/>
        <w:spacing w:before="0"/>
        <w:rPr>
          <w:rFonts w:ascii="Times New Roman" w:eastAsia="Times New Roman" w:hAnsi="Times New Roman" w:cs="Times New Roman"/>
          <w:sz w:val="22"/>
          <w:szCs w:val="22"/>
        </w:rPr>
      </w:pPr>
    </w:p>
    <w:p w14:paraId="0879E068" w14:textId="77777777" w:rsidR="00BA5E45" w:rsidRDefault="00554DFF">
      <w:pPr>
        <w:pStyle w:val="Default"/>
        <w:spacing w:before="0"/>
        <w:rPr>
          <w:rFonts w:ascii="Times New Roman" w:eastAsia="Times New Roman" w:hAnsi="Times New Roman" w:cs="Times New Roman"/>
          <w:sz w:val="22"/>
          <w:szCs w:val="22"/>
        </w:rPr>
      </w:pPr>
      <w:r>
        <w:rPr>
          <w:rFonts w:ascii="Times New Roman" w:hAnsi="Times New Roman"/>
          <w:sz w:val="22"/>
          <w:szCs w:val="22"/>
        </w:rPr>
        <w:t>Acknowledgements: NIH EY10016 (DHB), NIH R01-EY028571 (JB).</w:t>
      </w:r>
    </w:p>
    <w:p w14:paraId="46A29C4C" w14:textId="77777777" w:rsidR="00BA5E45" w:rsidRDefault="00BA5E45">
      <w:pPr>
        <w:pStyle w:val="Default"/>
        <w:spacing w:before="0"/>
        <w:rPr>
          <w:rFonts w:ascii="Times New Roman" w:eastAsia="Times New Roman" w:hAnsi="Times New Roman" w:cs="Times New Roman"/>
          <w:sz w:val="22"/>
          <w:szCs w:val="22"/>
        </w:rPr>
      </w:pPr>
    </w:p>
    <w:p w14:paraId="6752E803" w14:textId="77777777" w:rsidR="00BA5E45" w:rsidRDefault="00554DFF">
      <w:pPr>
        <w:pStyle w:val="Default"/>
        <w:spacing w:before="0"/>
      </w:pPr>
      <w:r>
        <w:rPr>
          <w:rFonts w:ascii="Arial Unicode MS" w:hAnsi="Arial Unicode MS"/>
          <w:sz w:val="22"/>
          <w:szCs w:val="22"/>
        </w:rPr>
        <w:br w:type="page"/>
      </w:r>
    </w:p>
    <w:p w14:paraId="729BB8E4" w14:textId="77777777" w:rsidR="00BA5E45" w:rsidRDefault="00554DFF">
      <w:pPr>
        <w:pStyle w:val="Default"/>
        <w:spacing w:before="0"/>
        <w:rPr>
          <w:rFonts w:ascii="Times New Roman" w:eastAsia="Times New Roman" w:hAnsi="Times New Roman" w:cs="Times New Roman"/>
          <w:b/>
          <w:bCs/>
          <w:sz w:val="22"/>
          <w:szCs w:val="22"/>
        </w:rPr>
      </w:pPr>
      <w:r>
        <w:rPr>
          <w:rFonts w:ascii="Times New Roman" w:hAnsi="Times New Roman"/>
          <w:b/>
          <w:bCs/>
          <w:sz w:val="22"/>
          <w:szCs w:val="22"/>
        </w:rPr>
        <w:lastRenderedPageBreak/>
        <w:t xml:space="preserve">Introduction: </w:t>
      </w:r>
      <w:r>
        <w:rPr>
          <w:rFonts w:ascii="Times New Roman" w:hAnsi="Times New Roman"/>
          <w:sz w:val="22"/>
          <w:szCs w:val="22"/>
        </w:rPr>
        <w:t>Visual perception involves the identification of distal properties of an object from the proximal signal to the visual system [</w:t>
      </w:r>
      <w:r>
        <w:rPr>
          <w:rFonts w:ascii="Times New Roman" w:hAnsi="Times New Roman"/>
          <w:color w:val="0076BA"/>
          <w:sz w:val="22"/>
          <w:szCs w:val="22"/>
        </w:rPr>
        <w:t>Cite</w:t>
      </w:r>
      <w:r>
        <w:rPr>
          <w:rFonts w:ascii="Times New Roman" w:hAnsi="Times New Roman"/>
          <w:sz w:val="22"/>
          <w:szCs w:val="22"/>
        </w:rPr>
        <w:t xml:space="preserve">]. While the distal properties are </w:t>
      </w:r>
      <w:proofErr w:type="spellStart"/>
      <w:r>
        <w:rPr>
          <w:rFonts w:ascii="Times New Roman" w:hAnsi="Times New Roman"/>
          <w:sz w:val="22"/>
          <w:szCs w:val="22"/>
        </w:rPr>
        <w:t>intrinsics</w:t>
      </w:r>
      <w:proofErr w:type="spellEnd"/>
      <w:r>
        <w:rPr>
          <w:rFonts w:ascii="Times New Roman" w:hAnsi="Times New Roman"/>
          <w:sz w:val="22"/>
          <w:szCs w:val="22"/>
        </w:rPr>
        <w:t xml:space="preserve"> to the object, the proximal signal depends on many object extrinsic factors in the visual scene. The challenge to visual system is to recover a stable correlate of the distal object property under variations in the proximal signal due to the object extrinsic factors. As an example, consider the task of recovering the lightness of an object from the light reflected from the object surface. Lightness is an intrinsic property that depends on the surface reflectance spectrum of the object. It is related to the amount of the light that is reflected from an object’s surface [</w:t>
      </w:r>
      <w:r>
        <w:rPr>
          <w:rFonts w:ascii="Times New Roman" w:hAnsi="Times New Roman"/>
          <w:color w:val="0076BA"/>
          <w:sz w:val="22"/>
          <w:szCs w:val="22"/>
        </w:rPr>
        <w:t>Cite</w:t>
      </w:r>
      <w:r>
        <w:rPr>
          <w:rFonts w:ascii="Times New Roman" w:hAnsi="Times New Roman"/>
          <w:sz w:val="22"/>
          <w:szCs w:val="22"/>
        </w:rPr>
        <w:t>]. On the other hand, the light reflected from the object also depends on the context in which the object lies. It is well known that the perceived lightness of an object is affected by the background [</w:t>
      </w:r>
      <w:r>
        <w:rPr>
          <w:rFonts w:ascii="Times New Roman" w:hAnsi="Times New Roman"/>
          <w:color w:val="0076BA"/>
          <w:sz w:val="22"/>
          <w:szCs w:val="22"/>
        </w:rPr>
        <w:t>Cite Adelson 2000</w:t>
      </w:r>
      <w:r>
        <w:rPr>
          <w:rFonts w:ascii="Times New Roman" w:hAnsi="Times New Roman"/>
          <w:sz w:val="22"/>
          <w:szCs w:val="22"/>
        </w:rPr>
        <w:t>]. But the relation between the amount of variation in the background to the corresponding variation in the perceived lightness is not quantified. In this work, we empirically establish this relation for variation in the spectra of background objects. To do this, we measure the threshold of discriminating two objects based on their lightness. We study how this threshold changes as we vary the color of objects in the background. The color of background objects are randomized by sampling from a statistical model based on the reflectance spectra of natural surfaces. The threshold is measured as a function of a scalar that multiplies the covariance matrix of the distribution. By varying the scalar from 0 (no variation) to 1 (variation in natural scenes), we quantify the effect of background color variation in terms of the intrinsic difficulty of the lightness discrimination task (at scalar = 0). We observe that as the variation in background color is increased, the discrimination thresholds first remain nearly constant and then increase, with log squared threshold increasing linearly with log color variance. The minimum discrimination threshold and the color variance at which the threshold start to rise are consistent over different observers. Moreover, a computational model that estimates the lightness of an object using a center-surround receptive field captures the essential features of human observers.</w:t>
      </w:r>
    </w:p>
    <w:p w14:paraId="5B11020E" w14:textId="77777777" w:rsidR="00BA5E45" w:rsidRDefault="00BA5E45">
      <w:pPr>
        <w:pStyle w:val="Default"/>
        <w:spacing w:before="0"/>
        <w:rPr>
          <w:rFonts w:ascii="Times New Roman" w:eastAsia="Times New Roman" w:hAnsi="Times New Roman" w:cs="Times New Roman"/>
          <w:sz w:val="22"/>
          <w:szCs w:val="22"/>
        </w:rPr>
      </w:pPr>
    </w:p>
    <w:p w14:paraId="3688BD69" w14:textId="77777777" w:rsidR="00BA5E45" w:rsidRDefault="00554DFF">
      <w:pPr>
        <w:pStyle w:val="Default"/>
        <w:spacing w:before="0"/>
        <w:rPr>
          <w:rFonts w:ascii="Times New Roman" w:eastAsia="Times New Roman" w:hAnsi="Times New Roman" w:cs="Times New Roman"/>
          <w:b/>
          <w:bCs/>
          <w:sz w:val="22"/>
          <w:szCs w:val="22"/>
        </w:rPr>
      </w:pPr>
      <w:r>
        <w:rPr>
          <w:rFonts w:ascii="Times New Roman" w:hAnsi="Times New Roman"/>
          <w:b/>
          <w:bCs/>
          <w:sz w:val="22"/>
          <w:szCs w:val="22"/>
        </w:rPr>
        <w:t>Results:</w:t>
      </w:r>
    </w:p>
    <w:p w14:paraId="36D73552" w14:textId="77777777" w:rsidR="00BA5E45" w:rsidRDefault="00554DFF">
      <w:pPr>
        <w:pStyle w:val="Default"/>
        <w:numPr>
          <w:ilvl w:val="0"/>
          <w:numId w:val="2"/>
        </w:numPr>
        <w:spacing w:before="0"/>
        <w:rPr>
          <w:rFonts w:ascii="Times New Roman" w:hAnsi="Times New Roman"/>
          <w:sz w:val="22"/>
          <w:szCs w:val="22"/>
        </w:rPr>
      </w:pPr>
      <w:r>
        <w:rPr>
          <w:rFonts w:ascii="Times New Roman" w:hAnsi="Times New Roman"/>
          <w:b/>
          <w:bCs/>
          <w:sz w:val="22"/>
          <w:szCs w:val="22"/>
        </w:rPr>
        <w:t>Measurement of lightness discrimination thresholds</w:t>
      </w:r>
    </w:p>
    <w:p w14:paraId="79254BE6" w14:textId="77777777" w:rsidR="00BA5E45" w:rsidRDefault="00554DFF">
      <w:pPr>
        <w:pStyle w:val="Default"/>
        <w:spacing w:before="0"/>
        <w:rPr>
          <w:rFonts w:ascii="Times New Roman" w:eastAsia="Times New Roman" w:hAnsi="Times New Roman" w:cs="Times New Roman"/>
          <w:sz w:val="22"/>
          <w:szCs w:val="22"/>
        </w:rPr>
      </w:pPr>
      <w:r>
        <w:rPr>
          <w:rFonts w:ascii="Times New Roman" w:hAnsi="Times New Roman"/>
          <w:sz w:val="22"/>
          <w:szCs w:val="22"/>
        </w:rPr>
        <w:t xml:space="preserve">Our goal in this work was to study how the variation in the color of background objects affects the lightness discrimination thresholds. The psychophysical task in our experiment is shown in Figure 1. We used a two-alternate forced-choice experiment to measure the thresholds. In each trial of our psychophysical task, human observers viewed two images, a standard image and a comparison image (Figure 1a). The images were shown on a calibrated monitor for 0.25s each one after the other. A 0.25s inter-stimulus interval of a blank screen was presented between the two images (Figure 1b; also See Methods: Experiment Details). The images were 2D computational rendering of a 3D visual scene. Each image contains a gray spherical object at the center. The observer’s task was to report the image in which the spherical object was lighter in color. The surface lightness was defined in terms of the luminous reflectance factor (LRF, </w:t>
      </w:r>
      <w:r>
        <w:rPr>
          <w:rFonts w:ascii="Times New Roman" w:hAnsi="Times New Roman"/>
          <w:color w:val="0076BA"/>
          <w:sz w:val="22"/>
          <w:szCs w:val="22"/>
        </w:rPr>
        <w:t>cite ASTM</w:t>
      </w:r>
      <w:r>
        <w:rPr>
          <w:rFonts w:ascii="Times New Roman" w:hAnsi="Times New Roman"/>
          <w:sz w:val="22"/>
          <w:szCs w:val="22"/>
        </w:rPr>
        <w:t xml:space="preserve">). LRF is the ratio of the luminance of a surface under a reference illuminant to the luminance of the reference illuminant itself. We chose the </w:t>
      </w:r>
      <w:proofErr w:type="spellStart"/>
      <w:r>
        <w:rPr>
          <w:rFonts w:ascii="Times New Roman" w:hAnsi="Times New Roman"/>
          <w:sz w:val="22"/>
          <w:szCs w:val="22"/>
          <w:lang w:val="it-IT"/>
        </w:rPr>
        <w:t>reference</w:t>
      </w:r>
      <w:proofErr w:type="spellEnd"/>
      <w:r>
        <w:rPr>
          <w:rFonts w:ascii="Times New Roman" w:hAnsi="Times New Roman"/>
          <w:sz w:val="22"/>
          <w:szCs w:val="22"/>
          <w:lang w:val="it-IT"/>
        </w:rPr>
        <w:t xml:space="preserve"> </w:t>
      </w:r>
      <w:proofErr w:type="spellStart"/>
      <w:r>
        <w:rPr>
          <w:rFonts w:ascii="Times New Roman" w:hAnsi="Times New Roman"/>
          <w:sz w:val="22"/>
          <w:szCs w:val="22"/>
          <w:lang w:val="it-IT"/>
        </w:rPr>
        <w:t>illuminant</w:t>
      </w:r>
      <w:proofErr w:type="spellEnd"/>
      <w:r>
        <w:rPr>
          <w:rFonts w:ascii="Times New Roman" w:hAnsi="Times New Roman"/>
          <w:sz w:val="22"/>
          <w:szCs w:val="22"/>
        </w:rPr>
        <w:t xml:space="preserve"> as standard daylight D65. We kept the lightness of the target object in the standard image fixed and varied the lightness of the target object in the comparison image. The order of presentation of the standard and comparison images were chosen in pseudo random order. </w:t>
      </w:r>
    </w:p>
    <w:p w14:paraId="26DDB0D7" w14:textId="77777777" w:rsidR="00BA5E45" w:rsidRDefault="00BA5E45">
      <w:pPr>
        <w:pStyle w:val="Default"/>
        <w:spacing w:before="0"/>
        <w:rPr>
          <w:rFonts w:ascii="Times New Roman" w:eastAsia="Times New Roman" w:hAnsi="Times New Roman" w:cs="Times New Roman"/>
          <w:sz w:val="22"/>
          <w:szCs w:val="22"/>
        </w:rPr>
      </w:pPr>
    </w:p>
    <w:p w14:paraId="21D5EC5E" w14:textId="77777777" w:rsidR="00BA5E45" w:rsidRDefault="00554DFF">
      <w:pPr>
        <w:pStyle w:val="Default"/>
        <w:spacing w:before="0"/>
        <w:rPr>
          <w:rFonts w:ascii="Times New Roman" w:eastAsia="Times New Roman" w:hAnsi="Times New Roman" w:cs="Times New Roman"/>
          <w:sz w:val="22"/>
          <w:szCs w:val="22"/>
        </w:rPr>
      </w:pPr>
      <w:r>
        <w:rPr>
          <w:rFonts w:ascii="Times New Roman" w:hAnsi="Times New Roman"/>
          <w:sz w:val="22"/>
          <w:szCs w:val="22"/>
        </w:rPr>
        <w:t xml:space="preserve">We recorded the proportion of times the subjects chose the comparison image to have the lighter target object. The proportion comparison chosen data was measured at 11 values of the target object lightness. Figure 2 shows the psychometric function of a typical human observer in our psychophysical task. We fit the proportion comparison chosen data with a cumulative Gaussian using maximum likelihood methods (See Methods: Psychometric Curve). We defined the threshold as the difference between the LRF of the target object at percent comparison chosen 76% and 50%. The LRF threshold was obtained from the cumulative Gaussian fit to the proportion comparison chosen data. </w:t>
      </w:r>
    </w:p>
    <w:p w14:paraId="26D997D5" w14:textId="77777777" w:rsidR="00BA5E45" w:rsidRDefault="00BA5E45">
      <w:pPr>
        <w:pStyle w:val="Default"/>
        <w:spacing w:before="0"/>
        <w:rPr>
          <w:rFonts w:ascii="Times New Roman" w:eastAsia="Times New Roman" w:hAnsi="Times New Roman" w:cs="Times New Roman"/>
          <w:sz w:val="22"/>
          <w:szCs w:val="22"/>
        </w:rPr>
      </w:pPr>
    </w:p>
    <w:p w14:paraId="04A29D60" w14:textId="77777777" w:rsidR="00BA5E45" w:rsidRDefault="00554DFF">
      <w:pPr>
        <w:pStyle w:val="Default"/>
        <w:spacing w:before="0"/>
        <w:rPr>
          <w:rFonts w:ascii="Times New Roman" w:eastAsia="Times New Roman" w:hAnsi="Times New Roman" w:cs="Times New Roman"/>
          <w:sz w:val="22"/>
          <w:szCs w:val="22"/>
        </w:rPr>
      </w:pPr>
      <w:r>
        <w:rPr>
          <w:rFonts w:ascii="Times New Roman" w:hAnsi="Times New Roman"/>
          <w:sz w:val="22"/>
          <w:szCs w:val="22"/>
        </w:rPr>
        <w:t xml:space="preserve">To study the effect of background color on lightness discrimination threshold, we varied the spectrum of the background objects in the images by sampling it from a statistical model based on natural surface </w:t>
      </w:r>
      <w:r>
        <w:rPr>
          <w:rFonts w:ascii="Times New Roman" w:hAnsi="Times New Roman"/>
          <w:sz w:val="22"/>
          <w:szCs w:val="22"/>
        </w:rPr>
        <w:lastRenderedPageBreak/>
        <w:t xml:space="preserve">reflectance databases (See Methods: Reflectance </w:t>
      </w:r>
      <w:proofErr w:type="gramStart"/>
      <w:r>
        <w:rPr>
          <w:rFonts w:ascii="Times New Roman" w:hAnsi="Times New Roman"/>
          <w:sz w:val="22"/>
          <w:szCs w:val="22"/>
        </w:rPr>
        <w:t>And</w:t>
      </w:r>
      <w:proofErr w:type="gramEnd"/>
      <w:r>
        <w:rPr>
          <w:rFonts w:ascii="Times New Roman" w:hAnsi="Times New Roman"/>
          <w:sz w:val="22"/>
          <w:szCs w:val="22"/>
        </w:rPr>
        <w:t xml:space="preserve"> Illumination Spectra, </w:t>
      </w:r>
      <w:r>
        <w:rPr>
          <w:rFonts w:ascii="Times New Roman" w:hAnsi="Times New Roman"/>
          <w:color w:val="0076BA"/>
          <w:sz w:val="22"/>
          <w:szCs w:val="22"/>
        </w:rPr>
        <w:t xml:space="preserve">cite Munsell </w:t>
      </w:r>
      <w:proofErr w:type="spellStart"/>
      <w:r>
        <w:rPr>
          <w:rFonts w:ascii="Times New Roman" w:hAnsi="Times New Roman"/>
          <w:color w:val="0076BA"/>
          <w:sz w:val="22"/>
          <w:szCs w:val="22"/>
        </w:rPr>
        <w:t>Vrhel</w:t>
      </w:r>
      <w:proofErr w:type="spellEnd"/>
      <w:r>
        <w:rPr>
          <w:rFonts w:ascii="Times New Roman" w:hAnsi="Times New Roman"/>
          <w:sz w:val="22"/>
          <w:szCs w:val="22"/>
        </w:rPr>
        <w:t>). Briefly, the database of natural surface reflectance functions were projected along their principal component analysis eigenvectors with the largest six eigenvalues. These eigenvalues captured more than 90% of the variance in the databases. The resulting distribution was approximated as multi-normal distribution. The reflectance spectra of background objects were sampled from this multi-normal distribution. The variability of the samples was controlled by multiplying the co-variance matrix of the distribution by a scalar. We generated images from six logarithmically spaced values of the covariance scalar. Figure 3 shows samples of images used in our psychophysical task. The target object in each image has the same lightness. The color of background objects has been sampled randomly. For the images in the same column, the color of the background objects were sampled at a fixed variance of the distribution. The variance in the samples increases from left to right along the row. The images in the leftmost column have no variation in the background (scale factor = 0), while the images in the rightmost column corresponds to the variation observed in natural scene (scale factor = 1). Discrimination thresholds were measured separately for each of the six values of the covariance scalar.</w:t>
      </w:r>
    </w:p>
    <w:p w14:paraId="6D7C1AED" w14:textId="77777777" w:rsidR="00BA5E45" w:rsidRDefault="00BA5E45">
      <w:pPr>
        <w:pStyle w:val="Default"/>
        <w:spacing w:before="0"/>
        <w:rPr>
          <w:rFonts w:ascii="Times New Roman" w:eastAsia="Times New Roman" w:hAnsi="Times New Roman" w:cs="Times New Roman"/>
          <w:sz w:val="22"/>
          <w:szCs w:val="22"/>
        </w:rPr>
      </w:pPr>
    </w:p>
    <w:p w14:paraId="4D21F8FF" w14:textId="77777777" w:rsidR="00BA5E45" w:rsidRDefault="00554DFF">
      <w:pPr>
        <w:pStyle w:val="Default"/>
        <w:numPr>
          <w:ilvl w:val="0"/>
          <w:numId w:val="3"/>
        </w:numPr>
        <w:spacing w:before="0"/>
        <w:rPr>
          <w:rFonts w:ascii="Times New Roman" w:hAnsi="Times New Roman"/>
          <w:b/>
          <w:bCs/>
          <w:sz w:val="22"/>
          <w:szCs w:val="22"/>
        </w:rPr>
      </w:pPr>
      <w:r>
        <w:rPr>
          <w:rFonts w:ascii="Times New Roman" w:hAnsi="Times New Roman"/>
          <w:b/>
          <w:bCs/>
          <w:sz w:val="22"/>
          <w:szCs w:val="22"/>
        </w:rPr>
        <w:t>Human lightness discrimination thresholds increase with the variation in color of background objects</w:t>
      </w:r>
    </w:p>
    <w:p w14:paraId="2B5A3511" w14:textId="77777777" w:rsidR="00BA5E45" w:rsidRDefault="00554DFF">
      <w:pPr>
        <w:pStyle w:val="Default"/>
        <w:spacing w:before="0"/>
        <w:rPr>
          <w:rFonts w:ascii="Times New Roman" w:eastAsia="Times New Roman" w:hAnsi="Times New Roman" w:cs="Times New Roman"/>
          <w:sz w:val="22"/>
          <w:szCs w:val="22"/>
        </w:rPr>
      </w:pPr>
      <w:r>
        <w:rPr>
          <w:rFonts w:ascii="Times New Roman" w:hAnsi="Times New Roman"/>
          <w:sz w:val="22"/>
          <w:szCs w:val="22"/>
        </w:rPr>
        <w:t xml:space="preserve">Figure 4 shows the variation in discrimination thresholds with the amount of variability in the color of the background objects. We plot the log threshold squared vs the log of the covariance scalar of the distribution. The thresholds are averaged over the four subjects. For low values of the covariance scalar, the log squared threshold is nearly a constant and then rises approximately linearly. The variation can be approximated using a double linear function (See Methods: Double Linear Model Fit). At low values of the covariance scalar (low variation in the color of background objects), the variation in the response is dominated by the observer’s internal noise. Thus, the </w:t>
      </w:r>
      <w:r>
        <w:rPr>
          <w:rFonts w:ascii="Times New Roman" w:hAnsi="Times New Roman"/>
          <w:sz w:val="22"/>
          <w:szCs w:val="22"/>
          <w:lang w:val="fr-FR"/>
        </w:rPr>
        <w:t xml:space="preserve">discrimination </w:t>
      </w:r>
      <w:r>
        <w:rPr>
          <w:rFonts w:ascii="Times New Roman" w:hAnsi="Times New Roman"/>
          <w:sz w:val="22"/>
          <w:szCs w:val="22"/>
        </w:rPr>
        <w:t xml:space="preserve">thresholds remain almost independent of the extrinsic variation. In this region, the log squared thresholds v/s log </w:t>
      </w:r>
      <w:r>
        <w:rPr>
          <w:rFonts w:ascii="Times New Roman" w:hAnsi="Times New Roman"/>
          <w:sz w:val="22"/>
          <w:szCs w:val="22"/>
          <w:lang w:val="it-IT"/>
        </w:rPr>
        <w:t>co</w:t>
      </w:r>
      <w:r>
        <w:rPr>
          <w:rFonts w:ascii="Times New Roman" w:hAnsi="Times New Roman"/>
          <w:sz w:val="22"/>
          <w:szCs w:val="22"/>
        </w:rPr>
        <w:t>variance scalar data can be modeled by a line parallel to the x-axis. As the value of the covariance scalar (variation in the color of background objects) increases, the extrinsic variations in the visual signal starts dominating the observer’s internal noise. Empirically we observe a linear relation between log squared thresholds and log co</w:t>
      </w:r>
      <w:proofErr w:type="spellStart"/>
      <w:r>
        <w:rPr>
          <w:rFonts w:ascii="Times New Roman" w:hAnsi="Times New Roman"/>
          <w:sz w:val="22"/>
          <w:szCs w:val="22"/>
          <w:lang w:val="it-IT"/>
        </w:rPr>
        <w:t>variance</w:t>
      </w:r>
      <w:proofErr w:type="spellEnd"/>
      <w:r>
        <w:rPr>
          <w:rFonts w:ascii="Times New Roman" w:hAnsi="Times New Roman"/>
          <w:sz w:val="22"/>
          <w:szCs w:val="22"/>
          <w:lang w:val="it-IT"/>
        </w:rPr>
        <w:t xml:space="preserve"> scalar</w:t>
      </w:r>
      <w:r>
        <w:rPr>
          <w:rFonts w:ascii="Times New Roman" w:hAnsi="Times New Roman"/>
          <w:sz w:val="22"/>
          <w:szCs w:val="22"/>
        </w:rPr>
        <w:t>. The intersection of the two lines determines the equivalent noise, which is defined as the value of the log covariance at which the threshold starts to increase. The equivalent noise allows us to quantify the effect of task-irrelevant property in terms of the intrinsic variation associated with the task.</w:t>
      </w:r>
    </w:p>
    <w:p w14:paraId="3EB28C44" w14:textId="77777777" w:rsidR="00BA5E45" w:rsidRDefault="00BA5E45">
      <w:pPr>
        <w:pStyle w:val="Default"/>
        <w:spacing w:before="0"/>
        <w:rPr>
          <w:rFonts w:ascii="Times New Roman" w:eastAsia="Times New Roman" w:hAnsi="Times New Roman" w:cs="Times New Roman"/>
          <w:sz w:val="22"/>
          <w:szCs w:val="22"/>
        </w:rPr>
      </w:pPr>
    </w:p>
    <w:p w14:paraId="62BBE44B" w14:textId="77777777" w:rsidR="00BA5E45" w:rsidRDefault="00554DFF">
      <w:pPr>
        <w:pStyle w:val="Default"/>
        <w:spacing w:before="0"/>
        <w:rPr>
          <w:rFonts w:ascii="Times New Roman" w:eastAsia="Times New Roman" w:hAnsi="Times New Roman" w:cs="Times New Roman"/>
          <w:sz w:val="22"/>
          <w:szCs w:val="22"/>
        </w:rPr>
      </w:pPr>
      <w:r>
        <w:rPr>
          <w:rFonts w:ascii="Times New Roman" w:hAnsi="Times New Roman"/>
          <w:sz w:val="22"/>
          <w:szCs w:val="22"/>
        </w:rPr>
        <w:t>Figure 5 shows the threshold variation for the individual subjects. Although there is some variation in the rate of increase of the thresholds, the observers are consistent in the equivalent noise and covariance scalar for threshold elevation.</w:t>
      </w:r>
    </w:p>
    <w:p w14:paraId="5D31F80C" w14:textId="77777777" w:rsidR="00BA5E45" w:rsidRDefault="00BA5E45">
      <w:pPr>
        <w:pStyle w:val="Default"/>
        <w:spacing w:before="0"/>
        <w:rPr>
          <w:rFonts w:ascii="Times New Roman" w:eastAsia="Times New Roman" w:hAnsi="Times New Roman" w:cs="Times New Roman"/>
          <w:sz w:val="22"/>
          <w:szCs w:val="22"/>
        </w:rPr>
      </w:pPr>
    </w:p>
    <w:p w14:paraId="6105C64A" w14:textId="77777777" w:rsidR="00BA5E45" w:rsidRDefault="00554DFF">
      <w:pPr>
        <w:pStyle w:val="Default"/>
        <w:numPr>
          <w:ilvl w:val="0"/>
          <w:numId w:val="3"/>
        </w:numPr>
        <w:spacing w:before="0"/>
        <w:rPr>
          <w:rFonts w:ascii="Times New Roman" w:hAnsi="Times New Roman"/>
          <w:b/>
          <w:bCs/>
          <w:sz w:val="22"/>
          <w:szCs w:val="22"/>
        </w:rPr>
      </w:pPr>
      <w:r>
        <w:rPr>
          <w:rFonts w:ascii="Times New Roman" w:hAnsi="Times New Roman"/>
          <w:b/>
          <w:bCs/>
          <w:sz w:val="22"/>
          <w:szCs w:val="22"/>
        </w:rPr>
        <w:t>A computational model with center surround receptive field captures human threshold increase</w:t>
      </w:r>
    </w:p>
    <w:p w14:paraId="3594EE3C" w14:textId="77777777" w:rsidR="00BA5E45" w:rsidRDefault="00554DFF">
      <w:pPr>
        <w:pStyle w:val="Default"/>
        <w:spacing w:before="0"/>
        <w:rPr>
          <w:rFonts w:ascii="Times New Roman" w:eastAsia="Times New Roman" w:hAnsi="Times New Roman" w:cs="Times New Roman"/>
          <w:sz w:val="22"/>
          <w:szCs w:val="22"/>
        </w:rPr>
      </w:pPr>
      <w:r>
        <w:rPr>
          <w:rFonts w:ascii="Times New Roman" w:hAnsi="Times New Roman"/>
          <w:sz w:val="22"/>
          <w:szCs w:val="22"/>
        </w:rPr>
        <w:t xml:space="preserve">We modeled human response in the psychophysical task using a computational observer model (See Methods: Computational Model; </w:t>
      </w:r>
      <w:r>
        <w:rPr>
          <w:rFonts w:ascii="Times New Roman" w:hAnsi="Times New Roman"/>
          <w:color w:val="0076BA"/>
          <w:sz w:val="22"/>
          <w:szCs w:val="22"/>
        </w:rPr>
        <w:t>cite ISETBIO</w:t>
      </w:r>
      <w:r>
        <w:rPr>
          <w:rFonts w:ascii="Times New Roman" w:hAnsi="Times New Roman"/>
          <w:sz w:val="22"/>
          <w:szCs w:val="22"/>
        </w:rPr>
        <w:t xml:space="preserve">). In this model, we first simulate the response of the early visual system to the images in our database. The </w:t>
      </w:r>
      <w:r>
        <w:rPr>
          <w:rFonts w:ascii="Times New Roman" w:hAnsi="Times New Roman"/>
          <w:sz w:val="22"/>
          <w:szCs w:val="22"/>
          <w:lang w:val="it-IT"/>
        </w:rPr>
        <w:t xml:space="preserve">model </w:t>
      </w:r>
      <w:r>
        <w:rPr>
          <w:rFonts w:ascii="Times New Roman" w:hAnsi="Times New Roman"/>
          <w:sz w:val="22"/>
          <w:szCs w:val="22"/>
        </w:rPr>
        <w:t xml:space="preserve">of the visual system incorporates optical blurring, axial chromatic aberration, spatial sampling of the cone mosaic and the Poisson nature of the photopigment isomerization. We simulate the response of the long (L), middle (M), and short (S) type photoreceptors of this model eye to each image in our image database. We then calculate the dot product of a center surround receptive field (RF) with the retinal images. The RF consists of three channels, one each for the L, M, and S channels of the retinal image. The size of individual L, M and S channels of the RF matched the extent of the retinal image. The center of the RF was a uniform circular patch the same size as the target object in the images. The surround was a uniform square patch of the size of the images except the target object (Figure 6). The value of the receptive field in the center and surround were chosen such that the dot product of each channel of the receptive field with a uniform image was zero. </w:t>
      </w:r>
    </w:p>
    <w:p w14:paraId="2D84361C" w14:textId="77777777" w:rsidR="00BA5E45" w:rsidRDefault="00BA5E45">
      <w:pPr>
        <w:pStyle w:val="Default"/>
        <w:spacing w:before="0"/>
        <w:rPr>
          <w:rFonts w:ascii="Times New Roman" w:eastAsia="Times New Roman" w:hAnsi="Times New Roman" w:cs="Times New Roman"/>
          <w:sz w:val="22"/>
          <w:szCs w:val="22"/>
        </w:rPr>
      </w:pPr>
    </w:p>
    <w:p w14:paraId="441CA07F" w14:textId="77777777" w:rsidR="00BA5E45" w:rsidRDefault="00554DFF">
      <w:pPr>
        <w:pStyle w:val="Default"/>
        <w:spacing w:before="0"/>
        <w:rPr>
          <w:rFonts w:ascii="Times New Roman" w:hAnsi="Times New Roman"/>
          <w:sz w:val="22"/>
          <w:szCs w:val="22"/>
        </w:rPr>
      </w:pPr>
      <w:r>
        <w:rPr>
          <w:rFonts w:ascii="Times New Roman" w:hAnsi="Times New Roman"/>
          <w:sz w:val="22"/>
          <w:szCs w:val="22"/>
        </w:rPr>
        <w:lastRenderedPageBreak/>
        <w:t xml:space="preserve">The response of the computational observer to the standard and comparison images were used in a two alternate forced choice paradigm, similar to the human psychophysics experiments, to obtain the threshold of the computational observer. To compare model thresholds with humans, we added a gaussian noise to the receptive response. The Gaussian noise had zero mean and its variance was proportional to the dot product of the receptive field with the image. The proportionality constant was chosen such that the threshold of the computational model matched the threshold of the mean human observer at covariance scalar equal to zero. We calculated the equivalent noise and the rate of threshold increase of the computational observer using the double linear model. These values are </w:t>
      </w:r>
      <w:proofErr w:type="gramStart"/>
      <w:r>
        <w:rPr>
          <w:rFonts w:ascii="Times New Roman" w:hAnsi="Times New Roman"/>
          <w:sz w:val="22"/>
          <w:szCs w:val="22"/>
        </w:rPr>
        <w:t>compare</w:t>
      </w:r>
      <w:proofErr w:type="gramEnd"/>
      <w:r>
        <w:rPr>
          <w:rFonts w:ascii="Times New Roman" w:hAnsi="Times New Roman"/>
          <w:sz w:val="22"/>
          <w:szCs w:val="22"/>
        </w:rPr>
        <w:t xml:space="preserve"> well with the values of the mean human observer (HOW???).</w:t>
      </w:r>
    </w:p>
    <w:p w14:paraId="1945F730" w14:textId="77777777" w:rsidR="005C0EFF" w:rsidRDefault="005C0EFF">
      <w:pPr>
        <w:pStyle w:val="Default"/>
        <w:spacing w:before="0"/>
        <w:rPr>
          <w:rFonts w:ascii="Times New Roman" w:hAnsi="Times New Roman"/>
          <w:sz w:val="22"/>
          <w:szCs w:val="22"/>
        </w:rPr>
      </w:pPr>
    </w:p>
    <w:p w14:paraId="2C28B81E" w14:textId="77777777" w:rsidR="005C0EFF" w:rsidRDefault="005C0EFF" w:rsidP="005C0EFF">
      <w:pPr>
        <w:pStyle w:val="Default"/>
        <w:spacing w:before="0"/>
        <w:rPr>
          <w:rFonts w:ascii="Times New Roman" w:eastAsia="Times New Roman" w:hAnsi="Times New Roman" w:cs="Times New Roman"/>
          <w:b/>
          <w:bCs/>
          <w:sz w:val="22"/>
          <w:szCs w:val="22"/>
        </w:rPr>
      </w:pPr>
      <w:r>
        <w:rPr>
          <w:rFonts w:ascii="Times New Roman" w:hAnsi="Times New Roman"/>
          <w:b/>
          <w:bCs/>
          <w:sz w:val="22"/>
          <w:szCs w:val="22"/>
        </w:rPr>
        <w:t>Discussion:</w:t>
      </w:r>
    </w:p>
    <w:p w14:paraId="312C1BE9" w14:textId="77777777" w:rsidR="00BA5E45" w:rsidRDefault="00BA5E45">
      <w:pPr>
        <w:pStyle w:val="Default"/>
        <w:spacing w:before="0"/>
        <w:rPr>
          <w:rFonts w:ascii="Times New Roman" w:eastAsia="Times New Roman" w:hAnsi="Times New Roman" w:cs="Times New Roman"/>
          <w:sz w:val="22"/>
          <w:szCs w:val="22"/>
        </w:rPr>
      </w:pPr>
    </w:p>
    <w:p w14:paraId="0437784A" w14:textId="77777777" w:rsidR="00BA5E45" w:rsidRDefault="00554DFF">
      <w:pPr>
        <w:pStyle w:val="Default"/>
        <w:spacing w:before="0"/>
        <w:rPr>
          <w:rFonts w:ascii="Times New Roman" w:eastAsia="Times New Roman" w:hAnsi="Times New Roman" w:cs="Times New Roman"/>
          <w:b/>
          <w:bCs/>
          <w:sz w:val="22"/>
          <w:szCs w:val="22"/>
        </w:rPr>
      </w:pPr>
      <w:r>
        <w:rPr>
          <w:rFonts w:ascii="Times New Roman" w:hAnsi="Times New Roman"/>
          <w:b/>
          <w:bCs/>
          <w:sz w:val="22"/>
          <w:szCs w:val="22"/>
        </w:rPr>
        <w:t>Methods:</w:t>
      </w:r>
    </w:p>
    <w:p w14:paraId="5F0E5CAA" w14:textId="77777777" w:rsidR="00BA5E45" w:rsidRDefault="00554DFF">
      <w:pPr>
        <w:pStyle w:val="Default"/>
        <w:spacing w:before="0" w:after="270"/>
        <w:rPr>
          <w:rFonts w:ascii="Times New Roman" w:eastAsia="Times New Roman" w:hAnsi="Times New Roman" w:cs="Times New Roman"/>
          <w:sz w:val="22"/>
          <w:szCs w:val="22"/>
        </w:rPr>
      </w:pPr>
      <w:r>
        <w:rPr>
          <w:rFonts w:ascii="Times New Roman" w:hAnsi="Times New Roman"/>
          <w:b/>
          <w:bCs/>
          <w:sz w:val="22"/>
          <w:szCs w:val="22"/>
        </w:rPr>
        <w:t>Ethics statement.</w:t>
      </w:r>
      <w:r>
        <w:rPr>
          <w:rFonts w:ascii="Times New Roman" w:hAnsi="Times New Roman"/>
          <w:sz w:val="22"/>
          <w:szCs w:val="22"/>
        </w:rPr>
        <w:t> All experimental procedures were approved by University of Pennsylvania Institutional Review Board and were in accordance with the World Medical Association Declaration of Helsinki.</w:t>
      </w:r>
    </w:p>
    <w:p w14:paraId="4505BEEC" w14:textId="77777777" w:rsidR="00BA5E45" w:rsidRDefault="00554DFF">
      <w:pPr>
        <w:pStyle w:val="Default"/>
        <w:spacing w:before="0" w:after="270"/>
        <w:rPr>
          <w:rFonts w:ascii="Times New Roman" w:eastAsia="Times New Roman" w:hAnsi="Times New Roman" w:cs="Times New Roman"/>
          <w:sz w:val="22"/>
          <w:szCs w:val="22"/>
        </w:rPr>
      </w:pPr>
      <w:proofErr w:type="spellStart"/>
      <w:r>
        <w:rPr>
          <w:rFonts w:ascii="Times New Roman" w:hAnsi="Times New Roman"/>
          <w:b/>
          <w:bCs/>
          <w:sz w:val="22"/>
          <w:szCs w:val="22"/>
          <w:lang w:val="de-DE"/>
        </w:rPr>
        <w:t>Preregistration</w:t>
      </w:r>
      <w:proofErr w:type="spellEnd"/>
      <w:r>
        <w:rPr>
          <w:rFonts w:ascii="Times New Roman" w:hAnsi="Times New Roman"/>
          <w:sz w:val="22"/>
          <w:szCs w:val="22"/>
        </w:rPr>
        <w:t>. Experimental design and the primary data analysis procedures for this study were preregistered before that start of the experiment. They are publicly available at: https://osf.io/7tgy8/. Deviations from and additions to the preregistered plan are described in the addendums to the pre-registration documents available at https://osf.io/7tgy8/.</w:t>
      </w:r>
    </w:p>
    <w:p w14:paraId="087A436C" w14:textId="77777777" w:rsidR="00BA5E45" w:rsidRDefault="00554DFF">
      <w:pPr>
        <w:pStyle w:val="Default"/>
        <w:spacing w:before="0" w:after="270"/>
        <w:rPr>
          <w:rFonts w:ascii="Times New Roman" w:eastAsia="Times New Roman" w:hAnsi="Times New Roman" w:cs="Times New Roman"/>
          <w:sz w:val="22"/>
          <w:szCs w:val="22"/>
        </w:rPr>
      </w:pPr>
      <w:proofErr w:type="spellStart"/>
      <w:r>
        <w:rPr>
          <w:rFonts w:ascii="Times New Roman" w:hAnsi="Times New Roman"/>
          <w:b/>
          <w:bCs/>
          <w:sz w:val="22"/>
          <w:szCs w:val="22"/>
          <w:lang w:val="it-IT"/>
        </w:rPr>
        <w:t>Apparatus</w:t>
      </w:r>
      <w:proofErr w:type="spellEnd"/>
      <w:r>
        <w:rPr>
          <w:rFonts w:ascii="Times New Roman" w:hAnsi="Times New Roman"/>
          <w:b/>
          <w:bCs/>
          <w:sz w:val="22"/>
          <w:szCs w:val="22"/>
          <w:lang w:val="it-IT"/>
        </w:rPr>
        <w:t>.</w:t>
      </w:r>
      <w:r>
        <w:rPr>
          <w:rFonts w:ascii="Times New Roman" w:hAnsi="Times New Roman"/>
          <w:sz w:val="22"/>
          <w:szCs w:val="22"/>
        </w:rPr>
        <w:t xml:space="preserve"> The stimuli were presented on a calibrated LCD color monitor (27-in. NEC </w:t>
      </w:r>
      <w:proofErr w:type="spellStart"/>
      <w:r>
        <w:rPr>
          <w:rFonts w:ascii="Times New Roman" w:hAnsi="Times New Roman"/>
          <w:sz w:val="22"/>
          <w:szCs w:val="22"/>
        </w:rPr>
        <w:t>MultiSync</w:t>
      </w:r>
      <w:proofErr w:type="spellEnd"/>
      <w:r>
        <w:rPr>
          <w:rFonts w:ascii="Times New Roman" w:hAnsi="Times New Roman"/>
          <w:sz w:val="22"/>
          <w:szCs w:val="22"/>
        </w:rPr>
        <w:t xml:space="preserve"> PA271W; NEC Display Solutions) in an otherwise dark room. The monitors were driven at a pixel resolution of 1920 x 1080, a refresh rate of 60 Hz, and with 8-bit resolution for each RGB channel. The host computer was an Apple Macintosh with an Intel Core i7 processor. The experimental programs were written in MATLAB (MathWorks; Natick, MA) and relied on routines from the Psychophysics Toolbox [ </w:t>
      </w:r>
      <w:hyperlink r:id="rId11" w:history="1">
        <w:r>
          <w:rPr>
            <w:rStyle w:val="Hyperlink0"/>
            <w:rFonts w:ascii="Times New Roman" w:hAnsi="Times New Roman"/>
            <w:sz w:val="22"/>
            <w:szCs w:val="22"/>
          </w:rPr>
          <w:t>http://psychtoolbox.org</w:t>
        </w:r>
      </w:hyperlink>
      <w:r>
        <w:rPr>
          <w:rFonts w:ascii="Times New Roman" w:hAnsi="Times New Roman"/>
          <w:sz w:val="22"/>
          <w:szCs w:val="22"/>
        </w:rPr>
        <w:t xml:space="preserve">] and </w:t>
      </w:r>
      <w:proofErr w:type="spellStart"/>
      <w:r>
        <w:rPr>
          <w:rFonts w:ascii="Times New Roman" w:hAnsi="Times New Roman"/>
          <w:sz w:val="22"/>
          <w:szCs w:val="22"/>
        </w:rPr>
        <w:t>mgl</w:t>
      </w:r>
      <w:proofErr w:type="spellEnd"/>
      <w:r>
        <w:rPr>
          <w:rFonts w:ascii="Times New Roman" w:hAnsi="Times New Roman"/>
          <w:sz w:val="22"/>
          <w:szCs w:val="22"/>
        </w:rPr>
        <w:t xml:space="preserve"> (</w:t>
      </w:r>
      <w:hyperlink r:id="rId12" w:history="1">
        <w:r>
          <w:rPr>
            <w:rStyle w:val="Hyperlink0"/>
            <w:rFonts w:ascii="Times New Roman" w:hAnsi="Times New Roman"/>
            <w:sz w:val="22"/>
            <w:szCs w:val="22"/>
            <w:lang w:val="de-DE"/>
          </w:rPr>
          <w:t>http://justingardner.net/doku.php/mgl/overview</w:t>
        </w:r>
      </w:hyperlink>
      <w:r>
        <w:rPr>
          <w:rFonts w:ascii="Times New Roman" w:hAnsi="Times New Roman"/>
          <w:sz w:val="22"/>
          <w:szCs w:val="22"/>
        </w:rPr>
        <w:t>). The response was collected using a gamepad (Logitech F310).</w:t>
      </w:r>
    </w:p>
    <w:p w14:paraId="557937FC" w14:textId="77777777" w:rsidR="00BA5E45" w:rsidRDefault="00554DFF">
      <w:pPr>
        <w:pStyle w:val="Default"/>
        <w:spacing w:before="0" w:after="270"/>
        <w:rPr>
          <w:rFonts w:ascii="Times New Roman" w:eastAsia="Times New Roman" w:hAnsi="Times New Roman" w:cs="Times New Roman"/>
          <w:sz w:val="22"/>
          <w:szCs w:val="22"/>
        </w:rPr>
      </w:pPr>
      <w:r>
        <w:rPr>
          <w:rFonts w:ascii="Times New Roman" w:hAnsi="Times New Roman"/>
          <w:sz w:val="22"/>
          <w:szCs w:val="22"/>
        </w:rPr>
        <w:t>In the experiment, the observer’s head position was stabilized using chin cup and forehead rest (</w:t>
      </w:r>
      <w:proofErr w:type="spellStart"/>
      <w:r>
        <w:rPr>
          <w:rFonts w:ascii="Times New Roman" w:hAnsi="Times New Roman"/>
          <w:sz w:val="22"/>
          <w:szCs w:val="22"/>
        </w:rPr>
        <w:t>Headspot</w:t>
      </w:r>
      <w:proofErr w:type="spellEnd"/>
      <w:r>
        <w:rPr>
          <w:rFonts w:ascii="Times New Roman" w:hAnsi="Times New Roman"/>
          <w:sz w:val="22"/>
          <w:szCs w:val="22"/>
        </w:rPr>
        <w:t xml:space="preserve">, </w:t>
      </w:r>
      <w:proofErr w:type="spellStart"/>
      <w:r>
        <w:rPr>
          <w:rFonts w:ascii="Times New Roman" w:hAnsi="Times New Roman"/>
          <w:sz w:val="22"/>
          <w:szCs w:val="22"/>
        </w:rPr>
        <w:t>UHCOTech</w:t>
      </w:r>
      <w:proofErr w:type="spellEnd"/>
      <w:r>
        <w:rPr>
          <w:rFonts w:ascii="Times New Roman" w:hAnsi="Times New Roman"/>
          <w:sz w:val="22"/>
          <w:szCs w:val="22"/>
        </w:rPr>
        <w:t xml:space="preserve">, </w:t>
      </w:r>
      <w:proofErr w:type="spellStart"/>
      <w:r>
        <w:rPr>
          <w:rFonts w:ascii="Times New Roman" w:hAnsi="Times New Roman"/>
          <w:sz w:val="22"/>
          <w:szCs w:val="22"/>
        </w:rPr>
        <w:t>Houstion</w:t>
      </w:r>
      <w:proofErr w:type="spellEnd"/>
      <w:r>
        <w:rPr>
          <w:rFonts w:ascii="Times New Roman" w:hAnsi="Times New Roman"/>
          <w:sz w:val="22"/>
          <w:szCs w:val="22"/>
        </w:rPr>
        <w:t>, TX). The observer's eyes were centered horizontally and vertically with respect to the display. The distance from observer's eyes to the monitor was 75 cm.</w:t>
      </w:r>
    </w:p>
    <w:p w14:paraId="2665AFC4" w14:textId="77777777" w:rsidR="00BA5E45" w:rsidRDefault="00554DFF">
      <w:pPr>
        <w:pStyle w:val="Default"/>
        <w:spacing w:before="0" w:after="270"/>
        <w:rPr>
          <w:rFonts w:ascii="Times New Roman" w:eastAsia="Times New Roman" w:hAnsi="Times New Roman" w:cs="Times New Roman"/>
          <w:sz w:val="22"/>
          <w:szCs w:val="22"/>
        </w:rPr>
      </w:pPr>
      <w:r>
        <w:rPr>
          <w:rStyle w:val="None"/>
          <w:rFonts w:ascii="Times New Roman" w:hAnsi="Times New Roman"/>
          <w:b/>
          <w:bCs/>
          <w:sz w:val="22"/>
          <w:szCs w:val="22"/>
        </w:rPr>
        <w:t xml:space="preserve">Monitor Calibration: </w:t>
      </w:r>
      <w:r>
        <w:rPr>
          <w:rFonts w:ascii="Times New Roman" w:hAnsi="Times New Roman"/>
          <w:sz w:val="22"/>
          <w:szCs w:val="22"/>
        </w:rPr>
        <w:t>The monitor was calibrated using a spectroradiometer (</w:t>
      </w:r>
      <w:proofErr w:type="spellStart"/>
      <w:r>
        <w:rPr>
          <w:rFonts w:ascii="Times New Roman" w:hAnsi="Times New Roman"/>
          <w:sz w:val="22"/>
          <w:szCs w:val="22"/>
        </w:rPr>
        <w:t>PhotoResearch</w:t>
      </w:r>
      <w:proofErr w:type="spellEnd"/>
      <w:r>
        <w:rPr>
          <w:rFonts w:ascii="Times New Roman" w:hAnsi="Times New Roman"/>
          <w:sz w:val="22"/>
          <w:szCs w:val="22"/>
        </w:rPr>
        <w:t xml:space="preserve"> PR650). The spectral range of the spectroradiometer is 380-780 nm with an 8nm bandwidth and an accuracy of +/-2nm. To calibrate the monitor, we focused the spectroradiometer to a patch on the center of the monitor. The patch was of the size 4.8cm x 4.6 cm. The spectroradiometer was placed at a distance of 75 cm from the monitor. This gives a visual angle of 3.65 degrees x 3.51 degrees for the patch. The light from the patch was focused using a lens of aperture </w:t>
      </w:r>
      <w:r>
        <w:rPr>
          <w:rStyle w:val="None"/>
          <w:rFonts w:ascii="Times New Roman" w:hAnsi="Times New Roman"/>
          <w:color w:val="EE220C"/>
          <w:sz w:val="22"/>
          <w:szCs w:val="22"/>
        </w:rPr>
        <w:t>XXX</w:t>
      </w:r>
      <w:r>
        <w:rPr>
          <w:rFonts w:ascii="Times New Roman" w:hAnsi="Times New Roman"/>
          <w:sz w:val="22"/>
          <w:szCs w:val="22"/>
        </w:rPr>
        <w:t>. This allows the measurement of the light from a small part of the screen.</w:t>
      </w:r>
    </w:p>
    <w:p w14:paraId="2614B74A" w14:textId="77777777" w:rsidR="00BA5E45" w:rsidRDefault="00554DFF">
      <w:pPr>
        <w:pStyle w:val="Default"/>
        <w:spacing w:before="0"/>
        <w:rPr>
          <w:rFonts w:ascii="Times New Roman" w:eastAsia="Times New Roman" w:hAnsi="Times New Roman" w:cs="Times New Roman"/>
          <w:sz w:val="22"/>
          <w:szCs w:val="22"/>
          <w:shd w:val="clear" w:color="auto" w:fill="FFFFFF"/>
        </w:rPr>
      </w:pPr>
      <w:r>
        <w:rPr>
          <w:rStyle w:val="None"/>
          <w:rFonts w:ascii="Times New Roman" w:hAnsi="Times New Roman"/>
          <w:b/>
          <w:bCs/>
          <w:sz w:val="22"/>
          <w:szCs w:val="22"/>
          <w:shd w:val="clear" w:color="auto" w:fill="FFFFFF"/>
        </w:rPr>
        <w:t>Subject</w:t>
      </w:r>
      <w:r>
        <w:rPr>
          <w:rStyle w:val="None"/>
          <w:rFonts w:ascii="Times New Roman" w:hAnsi="Times New Roman"/>
          <w:b/>
          <w:bCs/>
          <w:sz w:val="22"/>
          <w:szCs w:val="22"/>
          <w:shd w:val="clear" w:color="auto" w:fill="FFFFFF"/>
          <w:lang w:val="de-DE"/>
        </w:rPr>
        <w:t xml:space="preserve"> </w:t>
      </w:r>
      <w:proofErr w:type="spellStart"/>
      <w:r>
        <w:rPr>
          <w:rStyle w:val="None"/>
          <w:rFonts w:ascii="Times New Roman" w:hAnsi="Times New Roman"/>
          <w:b/>
          <w:bCs/>
          <w:sz w:val="22"/>
          <w:szCs w:val="22"/>
          <w:shd w:val="clear" w:color="auto" w:fill="FFFFFF"/>
          <w:lang w:val="de-DE"/>
        </w:rPr>
        <w:t>Recruitment</w:t>
      </w:r>
      <w:proofErr w:type="spellEnd"/>
      <w:r>
        <w:rPr>
          <w:rStyle w:val="None"/>
          <w:rFonts w:ascii="Times New Roman" w:hAnsi="Times New Roman"/>
          <w:b/>
          <w:bCs/>
          <w:sz w:val="22"/>
          <w:szCs w:val="22"/>
          <w:shd w:val="clear" w:color="auto" w:fill="FFFFFF"/>
          <w:lang w:val="de-DE"/>
        </w:rPr>
        <w:t xml:space="preserve"> </w:t>
      </w:r>
      <w:proofErr w:type="spellStart"/>
      <w:r>
        <w:rPr>
          <w:rStyle w:val="None"/>
          <w:rFonts w:ascii="Times New Roman" w:hAnsi="Times New Roman"/>
          <w:b/>
          <w:bCs/>
          <w:sz w:val="22"/>
          <w:szCs w:val="22"/>
          <w:shd w:val="clear" w:color="auto" w:fill="FFFFFF"/>
          <w:lang w:val="de-DE"/>
        </w:rPr>
        <w:t>and</w:t>
      </w:r>
      <w:proofErr w:type="spellEnd"/>
      <w:r>
        <w:rPr>
          <w:rStyle w:val="None"/>
          <w:rFonts w:ascii="Times New Roman" w:hAnsi="Times New Roman"/>
          <w:b/>
          <w:bCs/>
          <w:sz w:val="22"/>
          <w:szCs w:val="22"/>
          <w:shd w:val="clear" w:color="auto" w:fill="FFFFFF"/>
          <w:lang w:val="de-DE"/>
        </w:rPr>
        <w:t xml:space="preserve"> </w:t>
      </w:r>
      <w:proofErr w:type="spellStart"/>
      <w:r>
        <w:rPr>
          <w:rStyle w:val="None"/>
          <w:rFonts w:ascii="Times New Roman" w:hAnsi="Times New Roman"/>
          <w:b/>
          <w:bCs/>
          <w:sz w:val="22"/>
          <w:szCs w:val="22"/>
          <w:shd w:val="clear" w:color="auto" w:fill="FFFFFF"/>
          <w:lang w:val="de-DE"/>
        </w:rPr>
        <w:t>Exclusion</w:t>
      </w:r>
      <w:proofErr w:type="spellEnd"/>
      <w:r>
        <w:rPr>
          <w:rStyle w:val="None"/>
          <w:rFonts w:ascii="Times New Roman" w:hAnsi="Times New Roman"/>
          <w:b/>
          <w:bCs/>
          <w:sz w:val="22"/>
          <w:szCs w:val="22"/>
          <w:shd w:val="clear" w:color="auto" w:fill="FFFFFF"/>
          <w:lang w:val="de-DE"/>
        </w:rPr>
        <w:t>:</w:t>
      </w:r>
      <w:r>
        <w:rPr>
          <w:rFonts w:ascii="Times New Roman" w:hAnsi="Times New Roman"/>
          <w:sz w:val="22"/>
          <w:szCs w:val="22"/>
          <w:shd w:val="clear" w:color="auto" w:fill="FFFFFF"/>
        </w:rPr>
        <w:t xml:space="preserve"> The </w:t>
      </w:r>
      <w:proofErr w:type="spellStart"/>
      <w:r>
        <w:rPr>
          <w:rFonts w:ascii="Times New Roman" w:hAnsi="Times New Roman"/>
          <w:sz w:val="22"/>
          <w:szCs w:val="22"/>
          <w:shd w:val="clear" w:color="auto" w:fill="FFFFFF"/>
          <w:lang w:val="pt-PT"/>
        </w:rPr>
        <w:t>observers</w:t>
      </w:r>
      <w:proofErr w:type="spellEnd"/>
      <w:r>
        <w:rPr>
          <w:rFonts w:ascii="Times New Roman" w:hAnsi="Times New Roman"/>
          <w:sz w:val="22"/>
          <w:szCs w:val="22"/>
          <w:shd w:val="clear" w:color="auto" w:fill="FFFFFF"/>
        </w:rPr>
        <w:t xml:space="preserve"> were recruited from the University of Pennsylvania and the local Philadelphia community. These observers were screened to have normal visual acuity (20/40 or better) and normal color vision (as tested with pseudo-isochromatic plates</w:t>
      </w:r>
      <w:r w:rsidR="0023566A">
        <w:rPr>
          <w:rFonts w:ascii="Times New Roman" w:hAnsi="Times New Roman"/>
          <w:sz w:val="22"/>
          <w:szCs w:val="22"/>
        </w:rPr>
        <w:t xml:space="preserve">, </w:t>
      </w:r>
      <w:r w:rsidR="0023566A">
        <w:rPr>
          <w:rStyle w:val="None"/>
          <w:rFonts w:ascii="Times New Roman" w:hAnsi="Times New Roman"/>
          <w:color w:val="0076BA"/>
          <w:sz w:val="22"/>
          <w:szCs w:val="22"/>
        </w:rPr>
        <w:t>CITE</w:t>
      </w:r>
      <w:r>
        <w:rPr>
          <w:rFonts w:ascii="Times New Roman" w:hAnsi="Times New Roman"/>
          <w:sz w:val="22"/>
          <w:szCs w:val="22"/>
          <w:shd w:val="clear" w:color="auto" w:fill="FFFFFF"/>
        </w:rPr>
        <w:t xml:space="preserve">). The observers received a compensation for their participation in the experiment. The </w:t>
      </w:r>
      <w:proofErr w:type="spellStart"/>
      <w:r>
        <w:rPr>
          <w:rFonts w:ascii="Times New Roman" w:hAnsi="Times New Roman"/>
          <w:sz w:val="22"/>
          <w:szCs w:val="22"/>
          <w:shd w:val="clear" w:color="auto" w:fill="FFFFFF"/>
          <w:lang w:val="pt-PT"/>
        </w:rPr>
        <w:t>observers</w:t>
      </w:r>
      <w:proofErr w:type="spellEnd"/>
      <w:r>
        <w:rPr>
          <w:rFonts w:ascii="Times New Roman" w:hAnsi="Times New Roman"/>
          <w:sz w:val="22"/>
          <w:szCs w:val="22"/>
          <w:shd w:val="clear" w:color="auto" w:fill="FFFFFF"/>
        </w:rPr>
        <w:t xml:space="preserve"> were further screened to have reliable performance at the task. This screening was performed in the first session for each </w:t>
      </w:r>
      <w:proofErr w:type="spellStart"/>
      <w:r>
        <w:rPr>
          <w:rFonts w:ascii="Times New Roman" w:hAnsi="Times New Roman"/>
          <w:sz w:val="22"/>
          <w:szCs w:val="22"/>
          <w:shd w:val="clear" w:color="auto" w:fill="FFFFFF"/>
          <w:lang w:val="pt-PT"/>
        </w:rPr>
        <w:t>observer</w:t>
      </w:r>
      <w:proofErr w:type="spellEnd"/>
      <w:r>
        <w:rPr>
          <w:rFonts w:ascii="Times New Roman" w:hAnsi="Times New Roman"/>
          <w:sz w:val="22"/>
          <w:szCs w:val="22"/>
          <w:shd w:val="clear" w:color="auto" w:fill="FFFFFF"/>
        </w:rPr>
        <w:t xml:space="preserve">, which was considered as a practice session. At the beginning of the practice session, the </w:t>
      </w:r>
      <w:proofErr w:type="spellStart"/>
      <w:r>
        <w:rPr>
          <w:rFonts w:ascii="Times New Roman" w:hAnsi="Times New Roman"/>
          <w:sz w:val="22"/>
          <w:szCs w:val="22"/>
          <w:shd w:val="clear" w:color="auto" w:fill="FFFFFF"/>
          <w:lang w:val="pt-PT"/>
        </w:rPr>
        <w:t>observers</w:t>
      </w:r>
      <w:proofErr w:type="spellEnd"/>
      <w:r>
        <w:rPr>
          <w:rFonts w:ascii="Times New Roman" w:hAnsi="Times New Roman"/>
          <w:sz w:val="22"/>
          <w:szCs w:val="22"/>
          <w:shd w:val="clear" w:color="auto" w:fill="FFFFFF"/>
        </w:rPr>
        <w:t xml:space="preserve"> were first familiarized with the task. For this they performed a familiarization acquisition (See Methods: Experiment Details</w:t>
      </w:r>
      <w:r>
        <w:rPr>
          <w:rStyle w:val="None"/>
          <w:rFonts w:ascii="Times New Roman" w:hAnsi="Times New Roman"/>
          <w:b/>
          <w:bCs/>
          <w:sz w:val="22"/>
          <w:szCs w:val="22"/>
          <w:shd w:val="clear" w:color="auto" w:fill="FFFFFF"/>
        </w:rPr>
        <w:t xml:space="preserve"> </w:t>
      </w:r>
      <w:r>
        <w:rPr>
          <w:rFonts w:ascii="Times New Roman" w:hAnsi="Times New Roman"/>
          <w:sz w:val="22"/>
          <w:szCs w:val="22"/>
          <w:shd w:val="clear" w:color="auto" w:fill="FFFFFF"/>
        </w:rPr>
        <w:t xml:space="preserve">for the definition of an acquisition). In the familiarization acquisition, the </w:t>
      </w:r>
      <w:proofErr w:type="spellStart"/>
      <w:r>
        <w:rPr>
          <w:rFonts w:ascii="Times New Roman" w:hAnsi="Times New Roman"/>
          <w:sz w:val="22"/>
          <w:szCs w:val="22"/>
          <w:shd w:val="clear" w:color="auto" w:fill="FFFFFF"/>
          <w:lang w:val="pt-PT"/>
        </w:rPr>
        <w:t>observers</w:t>
      </w:r>
      <w:proofErr w:type="spellEnd"/>
      <w:r>
        <w:rPr>
          <w:rFonts w:ascii="Times New Roman" w:hAnsi="Times New Roman"/>
          <w:sz w:val="22"/>
          <w:szCs w:val="22"/>
          <w:shd w:val="clear" w:color="auto" w:fill="FFFFFF"/>
        </w:rPr>
        <w:t xml:space="preserve"> </w:t>
      </w:r>
      <w:r>
        <w:rPr>
          <w:rFonts w:ascii="Times New Roman" w:hAnsi="Times New Roman"/>
          <w:sz w:val="22"/>
          <w:szCs w:val="22"/>
          <w:shd w:val="clear" w:color="auto" w:fill="FFFFFF"/>
        </w:rPr>
        <w:lastRenderedPageBreak/>
        <w:t xml:space="preserve">responded to 40 trials of the task from images with scale factor 0.00 (10 easy trials, 10 moderate and 20 regular trials). In the easy trials, the </w:t>
      </w:r>
      <w:proofErr w:type="spellStart"/>
      <w:r>
        <w:rPr>
          <w:rFonts w:ascii="Times New Roman" w:hAnsi="Times New Roman"/>
          <w:sz w:val="22"/>
          <w:szCs w:val="22"/>
          <w:shd w:val="clear" w:color="auto" w:fill="FFFFFF"/>
          <w:lang w:val="pt-PT"/>
        </w:rPr>
        <w:t>observers</w:t>
      </w:r>
      <w:proofErr w:type="spellEnd"/>
      <w:r>
        <w:rPr>
          <w:rFonts w:ascii="Times New Roman" w:hAnsi="Times New Roman"/>
          <w:sz w:val="22"/>
          <w:szCs w:val="22"/>
          <w:shd w:val="clear" w:color="auto" w:fill="FFFFFF"/>
        </w:rPr>
        <w:t xml:space="preserve"> compared images with target object LRF 0.35 and 0.45. In the moderate trials, they compared images with target object LRF 0.40 to images with target object LRF 0.35 or 0.45. In regular trials they compared images with target object LRF 0.40 to images with target object LRF in the range [0.35, 0.45]. The data from the familiarization acquisition was not saved. After this the </w:t>
      </w:r>
      <w:proofErr w:type="spellStart"/>
      <w:r>
        <w:rPr>
          <w:rFonts w:ascii="Times New Roman" w:hAnsi="Times New Roman"/>
          <w:sz w:val="22"/>
          <w:szCs w:val="22"/>
          <w:shd w:val="clear" w:color="auto" w:fill="FFFFFF"/>
          <w:lang w:val="pt-PT"/>
        </w:rPr>
        <w:t>observers</w:t>
      </w:r>
      <w:proofErr w:type="spellEnd"/>
      <w:r>
        <w:rPr>
          <w:rFonts w:ascii="Times New Roman" w:hAnsi="Times New Roman"/>
          <w:sz w:val="22"/>
          <w:szCs w:val="22"/>
          <w:shd w:val="clear" w:color="auto" w:fill="FFFFFF"/>
        </w:rPr>
        <w:t xml:space="preserve"> performed three acquisitions for images with scale factor 0.00. At the end of the practice session, we calculated the mean threshold of the </w:t>
      </w:r>
      <w:proofErr w:type="spellStart"/>
      <w:r>
        <w:rPr>
          <w:rFonts w:ascii="Times New Roman" w:hAnsi="Times New Roman"/>
          <w:sz w:val="22"/>
          <w:szCs w:val="22"/>
          <w:shd w:val="clear" w:color="auto" w:fill="FFFFFF"/>
          <w:lang w:val="pt-PT"/>
        </w:rPr>
        <w:t>observer</w:t>
      </w:r>
      <w:proofErr w:type="spellEnd"/>
      <w:r>
        <w:rPr>
          <w:rFonts w:ascii="Times New Roman" w:hAnsi="Times New Roman"/>
          <w:sz w:val="22"/>
          <w:szCs w:val="22"/>
          <w:shd w:val="clear" w:color="auto" w:fill="FFFFFF"/>
        </w:rPr>
        <w:t xml:space="preserve"> for the last two acquisitions. The </w:t>
      </w:r>
      <w:proofErr w:type="spellStart"/>
      <w:r>
        <w:rPr>
          <w:rFonts w:ascii="Times New Roman" w:hAnsi="Times New Roman"/>
          <w:sz w:val="22"/>
          <w:szCs w:val="22"/>
          <w:shd w:val="clear" w:color="auto" w:fill="FFFFFF"/>
          <w:lang w:val="pt-PT"/>
        </w:rPr>
        <w:t>observers</w:t>
      </w:r>
      <w:proofErr w:type="spellEnd"/>
      <w:r>
        <w:rPr>
          <w:rFonts w:ascii="Times New Roman" w:hAnsi="Times New Roman"/>
          <w:sz w:val="22"/>
          <w:szCs w:val="22"/>
          <w:shd w:val="clear" w:color="auto" w:fill="FFFFFF"/>
        </w:rPr>
        <w:t xml:space="preserve"> were excluded from the task if their mean threshold for the last two acquisitions in the practice session exceed</w:t>
      </w:r>
      <w:r w:rsidR="00D03ACD">
        <w:rPr>
          <w:rFonts w:ascii="Times New Roman" w:hAnsi="Times New Roman"/>
          <w:sz w:val="22"/>
          <w:szCs w:val="22"/>
          <w:shd w:val="clear" w:color="auto" w:fill="FFFFFF"/>
        </w:rPr>
        <w:t>ed</w:t>
      </w:r>
      <w:r>
        <w:rPr>
          <w:rFonts w:ascii="Times New Roman" w:hAnsi="Times New Roman"/>
          <w:sz w:val="22"/>
          <w:szCs w:val="22"/>
          <w:shd w:val="clear" w:color="auto" w:fill="FFFFFF"/>
        </w:rPr>
        <w:t xml:space="preserve"> 0.025.</w:t>
      </w:r>
    </w:p>
    <w:p w14:paraId="03C8577F" w14:textId="77777777" w:rsidR="00BA5E45" w:rsidRDefault="00BA5E45">
      <w:pPr>
        <w:pStyle w:val="Default"/>
        <w:spacing w:before="0"/>
        <w:rPr>
          <w:rFonts w:ascii="Times New Roman" w:eastAsia="Times New Roman" w:hAnsi="Times New Roman" w:cs="Times New Roman"/>
          <w:sz w:val="22"/>
          <w:szCs w:val="22"/>
          <w:shd w:val="clear" w:color="auto" w:fill="FFFFFF"/>
        </w:rPr>
      </w:pPr>
    </w:p>
    <w:p w14:paraId="37D14CCC" w14:textId="77777777" w:rsidR="00925CCD" w:rsidRDefault="00554DFF" w:rsidP="00925CCD">
      <w:pPr>
        <w:pStyle w:val="Default"/>
        <w:spacing w:before="0"/>
        <w:rPr>
          <w:rFonts w:ascii="Times New Roman" w:hAnsi="Times New Roman"/>
          <w:sz w:val="22"/>
          <w:szCs w:val="22"/>
          <w:shd w:val="clear" w:color="auto" w:fill="FFFFFF"/>
        </w:rPr>
      </w:pPr>
      <w:r>
        <w:rPr>
          <w:rFonts w:ascii="Times New Roman" w:hAnsi="Times New Roman"/>
          <w:sz w:val="22"/>
          <w:szCs w:val="22"/>
          <w:shd w:val="clear" w:color="auto" w:fill="FFFFFF"/>
        </w:rPr>
        <w:t xml:space="preserve">If the </w:t>
      </w:r>
      <w:proofErr w:type="spellStart"/>
      <w:r>
        <w:rPr>
          <w:rFonts w:ascii="Times New Roman" w:hAnsi="Times New Roman"/>
          <w:sz w:val="22"/>
          <w:szCs w:val="22"/>
          <w:shd w:val="clear" w:color="auto" w:fill="FFFFFF"/>
          <w:lang w:val="pt-PT"/>
        </w:rPr>
        <w:t>observers</w:t>
      </w:r>
      <w:proofErr w:type="spellEnd"/>
      <w:r>
        <w:rPr>
          <w:rFonts w:ascii="Times New Roman" w:hAnsi="Times New Roman"/>
          <w:sz w:val="22"/>
          <w:szCs w:val="22"/>
          <w:shd w:val="clear" w:color="auto" w:fill="FFFFFF"/>
        </w:rPr>
        <w:t xml:space="preserve"> met all these criteria, they were included for the rest of the experiment. Every </w:t>
      </w:r>
      <w:proofErr w:type="spellStart"/>
      <w:r>
        <w:rPr>
          <w:rFonts w:ascii="Times New Roman" w:hAnsi="Times New Roman"/>
          <w:sz w:val="22"/>
          <w:szCs w:val="22"/>
          <w:shd w:val="clear" w:color="auto" w:fill="FFFFFF"/>
          <w:lang w:val="pt-PT"/>
        </w:rPr>
        <w:t>observer</w:t>
      </w:r>
      <w:proofErr w:type="spellEnd"/>
      <w:r>
        <w:rPr>
          <w:rFonts w:ascii="Times New Roman" w:hAnsi="Times New Roman"/>
          <w:sz w:val="22"/>
          <w:szCs w:val="22"/>
          <w:shd w:val="clear" w:color="auto" w:fill="FFFFFF"/>
        </w:rPr>
        <w:t xml:space="preserve"> performed only one session on a given day. The sessions were scheduled as per the availability of the experimenter and the </w:t>
      </w:r>
      <w:proofErr w:type="spellStart"/>
      <w:r>
        <w:rPr>
          <w:rFonts w:ascii="Times New Roman" w:hAnsi="Times New Roman"/>
          <w:sz w:val="22"/>
          <w:szCs w:val="22"/>
          <w:shd w:val="clear" w:color="auto" w:fill="FFFFFF"/>
          <w:lang w:val="pt-PT"/>
        </w:rPr>
        <w:t>observer</w:t>
      </w:r>
      <w:proofErr w:type="spellEnd"/>
      <w:r>
        <w:rPr>
          <w:rFonts w:ascii="Times New Roman" w:hAnsi="Times New Roman"/>
          <w:sz w:val="22"/>
          <w:szCs w:val="22"/>
          <w:shd w:val="clear" w:color="auto" w:fill="FFFFFF"/>
        </w:rPr>
        <w:t xml:space="preserve">. The data of all </w:t>
      </w:r>
      <w:proofErr w:type="spellStart"/>
      <w:r>
        <w:rPr>
          <w:rFonts w:ascii="Times New Roman" w:hAnsi="Times New Roman"/>
          <w:sz w:val="22"/>
          <w:szCs w:val="22"/>
          <w:shd w:val="clear" w:color="auto" w:fill="FFFFFF"/>
          <w:lang w:val="pt-PT"/>
        </w:rPr>
        <w:t>observers</w:t>
      </w:r>
      <w:proofErr w:type="spellEnd"/>
      <w:r>
        <w:rPr>
          <w:rFonts w:ascii="Times New Roman" w:hAnsi="Times New Roman"/>
          <w:sz w:val="22"/>
          <w:szCs w:val="22"/>
          <w:shd w:val="clear" w:color="auto" w:fill="FFFFFF"/>
        </w:rPr>
        <w:t xml:space="preserve"> in this experiment was collected during a period of 4</w:t>
      </w:r>
      <w:r>
        <w:rPr>
          <w:rStyle w:val="None"/>
          <w:rFonts w:ascii="Times New Roman" w:hAnsi="Times New Roman"/>
          <w:color w:val="EE220C"/>
          <w:sz w:val="22"/>
          <w:szCs w:val="22"/>
          <w:shd w:val="clear" w:color="auto" w:fill="FFFFFF"/>
        </w:rPr>
        <w:t xml:space="preserve"> </w:t>
      </w:r>
      <w:r>
        <w:rPr>
          <w:rFonts w:ascii="Times New Roman" w:hAnsi="Times New Roman"/>
          <w:sz w:val="22"/>
          <w:szCs w:val="22"/>
          <w:shd w:val="clear" w:color="auto" w:fill="FFFFFF"/>
        </w:rPr>
        <w:t>weeks.</w:t>
      </w:r>
    </w:p>
    <w:p w14:paraId="737C07A5" w14:textId="77777777" w:rsidR="00925CCD" w:rsidRDefault="00925CCD" w:rsidP="00925CCD">
      <w:pPr>
        <w:pStyle w:val="Default"/>
        <w:spacing w:before="0"/>
        <w:rPr>
          <w:rFonts w:ascii="Times New Roman" w:hAnsi="Times New Roman"/>
          <w:sz w:val="22"/>
          <w:szCs w:val="22"/>
          <w:shd w:val="clear" w:color="auto" w:fill="FFFFFF"/>
        </w:rPr>
      </w:pPr>
    </w:p>
    <w:p w14:paraId="783E4777" w14:textId="77777777" w:rsidR="00925CCD" w:rsidRPr="00925CCD" w:rsidRDefault="00925CCD" w:rsidP="00925CCD">
      <w:pPr>
        <w:pStyle w:val="Default"/>
        <w:spacing w:before="0"/>
        <w:rPr>
          <w:rFonts w:ascii="Times New Roman" w:hAnsi="Times New Roman"/>
          <w:sz w:val="22"/>
          <w:szCs w:val="22"/>
          <w:shd w:val="clear" w:color="auto" w:fill="FFFFFF"/>
        </w:rPr>
      </w:pPr>
      <w:r>
        <w:rPr>
          <w:rFonts w:ascii="Times New Roman" w:hAnsi="Times New Roman"/>
          <w:sz w:val="22"/>
          <w:szCs w:val="22"/>
        </w:rPr>
        <w:t>Total 11 observers participated in the practice sessions (7 Female, 4 Male; age 18-56; mean age 30.4). Four of these met the criteria set for screening (2 Female, 2 Male; age 23-56; mean age 38.25). All observers had normal or corrected-to-normal vision (20/40 or better in both eyes, assessed using Snellen chart) and normal color vision [0 Ishihara plates read incorrectly]. Observers were dark adapted before performing the experiments.</w:t>
      </w:r>
    </w:p>
    <w:p w14:paraId="08488A42" w14:textId="77777777" w:rsidR="00742597" w:rsidRDefault="00742597" w:rsidP="00925CCD">
      <w:pPr>
        <w:pStyle w:val="Default"/>
        <w:spacing w:before="0" w:after="270"/>
        <w:rPr>
          <w:rFonts w:ascii="Times New Roman" w:hAnsi="Times New Roman"/>
          <w:b/>
          <w:bCs/>
          <w:sz w:val="22"/>
          <w:szCs w:val="22"/>
          <w:shd w:val="clear" w:color="auto" w:fill="FFFFFF"/>
        </w:rPr>
      </w:pPr>
    </w:p>
    <w:p w14:paraId="61ECBA5A" w14:textId="77777777" w:rsidR="00BA5E45" w:rsidRPr="00925CCD" w:rsidRDefault="00554DFF" w:rsidP="00925CCD">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shd w:val="clear" w:color="auto" w:fill="FFFFFF"/>
        </w:rPr>
        <w:t>Stimulus Design:</w:t>
      </w:r>
      <w:r>
        <w:rPr>
          <w:rStyle w:val="None"/>
          <w:rFonts w:ascii="Times New Roman" w:hAnsi="Times New Roman"/>
          <w:sz w:val="22"/>
          <w:szCs w:val="22"/>
          <w:shd w:val="clear" w:color="auto" w:fill="FFFFFF"/>
        </w:rPr>
        <w:t xml:space="preserve"> Our aim was to measure the thresholds of discriminating two objects based on their lightness as we varied the color of the objects in the background. We measured the thresholds as a function of the amount of variability in the color of the background objects. The color of background objects were chosen from a distribution of natural surfaces. The amount of variability was controlled by multiplying the co</w:t>
      </w:r>
      <w:r>
        <w:rPr>
          <w:rStyle w:val="None"/>
          <w:rFonts w:ascii="Times New Roman" w:hAnsi="Times New Roman"/>
          <w:sz w:val="22"/>
          <w:szCs w:val="22"/>
          <w:shd w:val="clear" w:color="auto" w:fill="FFFFFF"/>
          <w:lang w:val="fr-FR"/>
        </w:rPr>
        <w:t xml:space="preserve">variance </w:t>
      </w:r>
      <w:r>
        <w:rPr>
          <w:rStyle w:val="None"/>
          <w:rFonts w:ascii="Times New Roman" w:hAnsi="Times New Roman"/>
          <w:sz w:val="22"/>
          <w:szCs w:val="22"/>
          <w:shd w:val="clear" w:color="auto" w:fill="FFFFFF"/>
        </w:rPr>
        <w:t xml:space="preserve">matrix of the distribution by a scalar (See Methods: Reflectance </w:t>
      </w:r>
      <w:proofErr w:type="gramStart"/>
      <w:r>
        <w:rPr>
          <w:rStyle w:val="None"/>
          <w:rFonts w:ascii="Times New Roman" w:hAnsi="Times New Roman"/>
          <w:sz w:val="22"/>
          <w:szCs w:val="22"/>
          <w:shd w:val="clear" w:color="auto" w:fill="FFFFFF"/>
        </w:rPr>
        <w:t>And</w:t>
      </w:r>
      <w:proofErr w:type="gramEnd"/>
      <w:r>
        <w:rPr>
          <w:rStyle w:val="None"/>
          <w:rFonts w:ascii="Times New Roman" w:hAnsi="Times New Roman"/>
          <w:sz w:val="22"/>
          <w:szCs w:val="22"/>
          <w:shd w:val="clear" w:color="auto" w:fill="FFFFFF"/>
        </w:rPr>
        <w:t xml:space="preserve"> Illumination Spectra). We measured thresholds for six logarithmically spaced values of covariance.</w:t>
      </w:r>
    </w:p>
    <w:p w14:paraId="51B5E743" w14:textId="77777777" w:rsidR="00BA5E45" w:rsidRDefault="00BA5E45">
      <w:pPr>
        <w:pStyle w:val="Default"/>
        <w:spacing w:before="0"/>
        <w:rPr>
          <w:rStyle w:val="None"/>
          <w:rFonts w:ascii="Times New Roman" w:eastAsia="Times New Roman" w:hAnsi="Times New Roman" w:cs="Times New Roman"/>
          <w:sz w:val="22"/>
          <w:szCs w:val="22"/>
          <w:shd w:val="clear" w:color="auto" w:fill="FFFFFF"/>
        </w:rPr>
      </w:pPr>
    </w:p>
    <w:p w14:paraId="4A75C3A4" w14:textId="77777777" w:rsidR="00BA5E45" w:rsidRDefault="00554DFF">
      <w:pPr>
        <w:pStyle w:val="Default"/>
        <w:spacing w:before="0"/>
        <w:rPr>
          <w:rStyle w:val="None"/>
          <w:rFonts w:ascii="Times New Roman" w:eastAsia="Times New Roman" w:hAnsi="Times New Roman" w:cs="Times New Roman"/>
          <w:sz w:val="22"/>
          <w:szCs w:val="22"/>
          <w:shd w:val="clear" w:color="auto" w:fill="FFFFFF"/>
        </w:rPr>
      </w:pPr>
      <w:r>
        <w:rPr>
          <w:rStyle w:val="None"/>
          <w:rFonts w:ascii="Times New Roman" w:hAnsi="Times New Roman"/>
          <w:sz w:val="22"/>
          <w:szCs w:val="22"/>
          <w:shd w:val="clear" w:color="auto" w:fill="FFFFFF"/>
        </w:rPr>
        <w:t xml:space="preserve">For each value of the covariance scalar we generated a dataset of 1100 images. The dataset had 100 </w:t>
      </w:r>
      <w:r>
        <w:rPr>
          <w:rFonts w:ascii="Times New Roman" w:hAnsi="Times New Roman"/>
          <w:sz w:val="22"/>
          <w:szCs w:val="22"/>
          <w:shd w:val="clear" w:color="auto" w:fill="FFFFFF"/>
        </w:rPr>
        <w:t xml:space="preserve">images </w:t>
      </w:r>
      <w:r>
        <w:rPr>
          <w:rStyle w:val="None"/>
          <w:rFonts w:ascii="Times New Roman" w:hAnsi="Times New Roman"/>
          <w:sz w:val="22"/>
          <w:szCs w:val="22"/>
          <w:shd w:val="clear" w:color="auto" w:fill="FFFFFF"/>
        </w:rPr>
        <w:t xml:space="preserve">each at 11 values of the target object lightness. The lightness of the target object in the standard images was 0.4 and the lightness in the comparison image </w:t>
      </w:r>
      <w:r>
        <w:rPr>
          <w:rFonts w:ascii="Times New Roman" w:hAnsi="Times New Roman"/>
          <w:sz w:val="22"/>
          <w:szCs w:val="22"/>
          <w:shd w:val="clear" w:color="auto" w:fill="FFFFFF"/>
        </w:rPr>
        <w:t xml:space="preserve">varied between 0.35 and 0.45 at steps of 0.01 (11 comparison levels). We generated 100 images at each comparison level, each with a different choice of the reflectance spectra of the background scene objects. For scale factor 0.00 we generated a set of 11 images, one at each LRF level, as the background remained fixed in this case. All images were generated without secondary reflections. The spectral power distribution of each light source in the scene was fixed over all images. We choose this to be the standard daylight spectrum D65 (See Methods: Reflectance </w:t>
      </w:r>
      <w:proofErr w:type="gramStart"/>
      <w:r>
        <w:rPr>
          <w:rFonts w:ascii="Times New Roman" w:hAnsi="Times New Roman"/>
          <w:sz w:val="22"/>
          <w:szCs w:val="22"/>
          <w:shd w:val="clear" w:color="auto" w:fill="FFFFFF"/>
        </w:rPr>
        <w:t>And</w:t>
      </w:r>
      <w:proofErr w:type="gramEnd"/>
      <w:r>
        <w:rPr>
          <w:rFonts w:ascii="Times New Roman" w:hAnsi="Times New Roman"/>
          <w:sz w:val="22"/>
          <w:szCs w:val="22"/>
          <w:shd w:val="clear" w:color="auto" w:fill="FFFFFF"/>
        </w:rPr>
        <w:t xml:space="preserve"> Illumination Spectra). The geometry of the 3D scene and the spectral power distribution of the light sources were kept fixed.</w:t>
      </w:r>
    </w:p>
    <w:p w14:paraId="22DF3D4D" w14:textId="77777777" w:rsidR="00BA5E45" w:rsidRDefault="00BA5E45">
      <w:pPr>
        <w:pStyle w:val="Default"/>
        <w:spacing w:before="0"/>
        <w:rPr>
          <w:rFonts w:ascii="Times New Roman" w:eastAsia="Times New Roman" w:hAnsi="Times New Roman" w:cs="Times New Roman"/>
          <w:sz w:val="22"/>
          <w:szCs w:val="22"/>
          <w:shd w:val="clear" w:color="auto" w:fill="FFFFFF"/>
        </w:rPr>
      </w:pPr>
    </w:p>
    <w:p w14:paraId="693F7AD4" w14:textId="77777777" w:rsidR="00BA5E45" w:rsidRDefault="00554DFF">
      <w:pPr>
        <w:pStyle w:val="Default"/>
        <w:spacing w:before="0"/>
        <w:rPr>
          <w:rStyle w:val="None"/>
          <w:rFonts w:ascii="Times New Roman" w:eastAsia="Times New Roman" w:hAnsi="Times New Roman" w:cs="Times New Roman"/>
          <w:sz w:val="22"/>
          <w:szCs w:val="22"/>
          <w:shd w:val="clear" w:color="auto" w:fill="FFFFFF"/>
        </w:rPr>
      </w:pPr>
      <w:r>
        <w:rPr>
          <w:rStyle w:val="None"/>
          <w:rFonts w:ascii="Times New Roman" w:hAnsi="Times New Roman"/>
          <w:b/>
          <w:bCs/>
          <w:sz w:val="22"/>
          <w:szCs w:val="22"/>
          <w:shd w:val="clear" w:color="auto" w:fill="FFFFFF"/>
        </w:rPr>
        <w:t>Experiment Details:</w:t>
      </w:r>
      <w:r>
        <w:rPr>
          <w:rFonts w:ascii="Times New Roman" w:hAnsi="Times New Roman"/>
          <w:sz w:val="22"/>
          <w:szCs w:val="22"/>
          <w:shd w:val="clear" w:color="auto" w:fill="FFFFFF"/>
        </w:rPr>
        <w:t xml:space="preserve"> </w:t>
      </w:r>
      <w:r>
        <w:rPr>
          <w:rStyle w:val="None"/>
          <w:rFonts w:ascii="Times New Roman" w:hAnsi="Times New Roman"/>
          <w:sz w:val="22"/>
          <w:szCs w:val="22"/>
          <w:shd w:val="clear" w:color="auto" w:fill="FFFFFF"/>
        </w:rPr>
        <w:t xml:space="preserve">We used a two interval forced choice procedure to measure the thresholds. We showed two images, one after the other, on a calibrated computer monitor and asked the </w:t>
      </w:r>
      <w:proofErr w:type="spellStart"/>
      <w:r>
        <w:rPr>
          <w:rStyle w:val="None"/>
          <w:rFonts w:ascii="Times New Roman" w:hAnsi="Times New Roman"/>
          <w:sz w:val="22"/>
          <w:szCs w:val="22"/>
          <w:shd w:val="clear" w:color="auto" w:fill="FFFFFF"/>
          <w:lang w:val="pt-PT"/>
        </w:rPr>
        <w:t>observers</w:t>
      </w:r>
      <w:proofErr w:type="spellEnd"/>
      <w:r>
        <w:rPr>
          <w:rStyle w:val="None"/>
          <w:rFonts w:ascii="Times New Roman" w:hAnsi="Times New Roman"/>
          <w:sz w:val="22"/>
          <w:szCs w:val="22"/>
          <w:shd w:val="clear" w:color="auto" w:fill="FFFFFF"/>
        </w:rPr>
        <w:t xml:space="preserve"> to report the image in which the target object was lighter. We fixed the lightness of the target object in the standard image and varied the </w:t>
      </w:r>
      <w:r>
        <w:rPr>
          <w:rFonts w:ascii="Times New Roman" w:hAnsi="Times New Roman"/>
          <w:sz w:val="22"/>
          <w:szCs w:val="22"/>
          <w:shd w:val="clear" w:color="auto" w:fill="FFFFFF"/>
        </w:rPr>
        <w:t>lightness</w:t>
      </w:r>
      <w:r>
        <w:rPr>
          <w:rStyle w:val="None"/>
          <w:rFonts w:ascii="Times New Roman" w:hAnsi="Times New Roman"/>
          <w:sz w:val="22"/>
          <w:szCs w:val="22"/>
          <w:shd w:val="clear" w:color="auto" w:fill="FFFFFF"/>
        </w:rPr>
        <w:t xml:space="preserve"> of the target object in the other image, which we refer to as the comparison image. The method of constant stimuli was used. The temporal order in which the standard and comparison images were presented was randomized on each trial. Feedback was provided after every trial.</w:t>
      </w:r>
    </w:p>
    <w:p w14:paraId="4357F846" w14:textId="77777777" w:rsidR="00BA5E45" w:rsidRDefault="00BA5E45">
      <w:pPr>
        <w:pStyle w:val="Default"/>
        <w:spacing w:before="0"/>
        <w:rPr>
          <w:rStyle w:val="None"/>
          <w:rFonts w:ascii="Times New Roman" w:eastAsia="Times New Roman" w:hAnsi="Times New Roman" w:cs="Times New Roman"/>
          <w:sz w:val="22"/>
          <w:szCs w:val="22"/>
          <w:shd w:val="clear" w:color="auto" w:fill="FFFFFF"/>
        </w:rPr>
      </w:pPr>
    </w:p>
    <w:p w14:paraId="20DC666E" w14:textId="77777777" w:rsidR="00BA5E45" w:rsidRDefault="00554DFF">
      <w:pPr>
        <w:pStyle w:val="Default"/>
        <w:spacing w:before="0"/>
        <w:rPr>
          <w:rStyle w:val="None"/>
          <w:rFonts w:ascii="Times New Roman" w:eastAsia="Times New Roman" w:hAnsi="Times New Roman" w:cs="Times New Roman"/>
          <w:sz w:val="22"/>
          <w:szCs w:val="22"/>
          <w:shd w:val="clear" w:color="auto" w:fill="FFFFFF"/>
        </w:rPr>
      </w:pPr>
      <w:r>
        <w:rPr>
          <w:rStyle w:val="None"/>
          <w:rFonts w:ascii="Times New Roman" w:hAnsi="Times New Roman"/>
          <w:sz w:val="22"/>
          <w:szCs w:val="22"/>
          <w:shd w:val="clear" w:color="auto" w:fill="FFFFFF"/>
        </w:rPr>
        <w:lastRenderedPageBreak/>
        <w:t xml:space="preserve">We define a trial as the presentation of the two images (standard and comparison images) and collection of the observer’s response. We define </w:t>
      </w:r>
      <w:r>
        <w:rPr>
          <w:rFonts w:ascii="Times New Roman" w:hAnsi="Times New Roman"/>
          <w:sz w:val="22"/>
          <w:szCs w:val="22"/>
          <w:shd w:val="clear" w:color="auto" w:fill="FFFFFF"/>
        </w:rPr>
        <w:t xml:space="preserve">an interval as </w:t>
      </w:r>
      <w:r>
        <w:rPr>
          <w:rStyle w:val="None"/>
          <w:rFonts w:ascii="Times New Roman" w:hAnsi="Times New Roman"/>
          <w:sz w:val="22"/>
          <w:szCs w:val="22"/>
          <w:shd w:val="clear" w:color="auto" w:fill="FFFFFF"/>
        </w:rPr>
        <w:t>the presentation of one of the images in the trial. Thus, a trial has two intervals.</w:t>
      </w:r>
    </w:p>
    <w:p w14:paraId="42524B00" w14:textId="77777777" w:rsidR="00BA5E45" w:rsidRDefault="00BA5E45">
      <w:pPr>
        <w:pStyle w:val="Default"/>
        <w:spacing w:before="0"/>
        <w:rPr>
          <w:rStyle w:val="None"/>
          <w:rFonts w:ascii="Times New Roman" w:eastAsia="Times New Roman" w:hAnsi="Times New Roman" w:cs="Times New Roman"/>
          <w:sz w:val="22"/>
          <w:szCs w:val="22"/>
          <w:shd w:val="clear" w:color="auto" w:fill="FFFFFF"/>
        </w:rPr>
      </w:pPr>
    </w:p>
    <w:p w14:paraId="6A140BF3" w14:textId="77777777" w:rsidR="00BA5E45" w:rsidRDefault="00554DFF">
      <w:pPr>
        <w:pStyle w:val="Default"/>
        <w:spacing w:before="0"/>
        <w:rPr>
          <w:rStyle w:val="None"/>
          <w:rFonts w:ascii="Times New Roman" w:eastAsia="Times New Roman" w:hAnsi="Times New Roman" w:cs="Times New Roman"/>
          <w:sz w:val="22"/>
          <w:szCs w:val="22"/>
          <w:shd w:val="clear" w:color="auto" w:fill="FFFFFF"/>
        </w:rPr>
      </w:pPr>
      <w:r>
        <w:rPr>
          <w:rStyle w:val="None"/>
          <w:rFonts w:ascii="Times New Roman" w:hAnsi="Times New Roman"/>
          <w:sz w:val="22"/>
          <w:szCs w:val="22"/>
          <w:shd w:val="clear" w:color="auto" w:fill="FFFFFF"/>
        </w:rPr>
        <w:t xml:space="preserve">The experiment was structured as follows. We define an acquisition as the data collected at one scale factor with 30 trials run at each of the 11 comparison levels. We define a permutation as a set of six acquisitions, where each acquisition corresponds to one of the possible six scale factors. We collected three permutations for each retained </w:t>
      </w:r>
      <w:proofErr w:type="spellStart"/>
      <w:r>
        <w:rPr>
          <w:rStyle w:val="None"/>
          <w:rFonts w:ascii="Times New Roman" w:hAnsi="Times New Roman"/>
          <w:sz w:val="22"/>
          <w:szCs w:val="22"/>
          <w:shd w:val="clear" w:color="auto" w:fill="FFFFFF"/>
          <w:lang w:val="pt-PT"/>
        </w:rPr>
        <w:t>observer</w:t>
      </w:r>
      <w:proofErr w:type="spellEnd"/>
      <w:r>
        <w:rPr>
          <w:rStyle w:val="None"/>
          <w:rFonts w:ascii="Times New Roman" w:hAnsi="Times New Roman"/>
          <w:sz w:val="22"/>
          <w:szCs w:val="22"/>
          <w:shd w:val="clear" w:color="auto" w:fill="FFFFFF"/>
        </w:rPr>
        <w:t xml:space="preserve">, with a new random order drawn for each permutation. Thus, after the practice session (see: Recruitment and Exclusion), there were total 18 acquisitions. We divided these 18 acquisitions over 6 sessions, each with 3 acquisitions. In each acquisition, we randomly selected the images on the trials from the previously generated image databases. The first five trials of each acquisition were moderate trials (as defined above) to acclimatize the </w:t>
      </w:r>
      <w:proofErr w:type="spellStart"/>
      <w:r>
        <w:rPr>
          <w:rStyle w:val="None"/>
          <w:rFonts w:ascii="Times New Roman" w:hAnsi="Times New Roman"/>
          <w:sz w:val="22"/>
          <w:szCs w:val="22"/>
          <w:shd w:val="clear" w:color="auto" w:fill="FFFFFF"/>
          <w:lang w:val="pt-PT"/>
        </w:rPr>
        <w:t>observer</w:t>
      </w:r>
      <w:proofErr w:type="spellEnd"/>
      <w:r>
        <w:rPr>
          <w:rStyle w:val="None"/>
          <w:rFonts w:ascii="Times New Roman" w:hAnsi="Times New Roman"/>
          <w:sz w:val="22"/>
          <w:szCs w:val="22"/>
          <w:shd w:val="clear" w:color="auto" w:fill="FFFFFF"/>
        </w:rPr>
        <w:t xml:space="preserve"> to the experimental conditions. The response of these five trials were not saved.</w:t>
      </w:r>
    </w:p>
    <w:p w14:paraId="1E1B5806" w14:textId="77777777" w:rsidR="00BA5E45" w:rsidRDefault="00BA5E45">
      <w:pPr>
        <w:pStyle w:val="Default"/>
        <w:spacing w:before="0"/>
        <w:rPr>
          <w:rStyle w:val="None"/>
          <w:rFonts w:ascii="Times New Roman" w:eastAsia="Times New Roman" w:hAnsi="Times New Roman" w:cs="Times New Roman"/>
          <w:sz w:val="22"/>
          <w:szCs w:val="22"/>
          <w:shd w:val="clear" w:color="auto" w:fill="FFFFFF"/>
        </w:rPr>
      </w:pPr>
    </w:p>
    <w:p w14:paraId="1A0CA37E" w14:textId="77777777" w:rsidR="00BA5E45" w:rsidRDefault="00554DFF">
      <w:pPr>
        <w:pStyle w:val="Default"/>
        <w:spacing w:before="0"/>
        <w:rPr>
          <w:rFonts w:ascii="Times New Roman" w:eastAsia="Times New Roman" w:hAnsi="Times New Roman" w:cs="Times New Roman"/>
          <w:sz w:val="22"/>
          <w:szCs w:val="22"/>
          <w:shd w:val="clear" w:color="auto" w:fill="FFFFFF"/>
        </w:rPr>
      </w:pPr>
      <w:r>
        <w:rPr>
          <w:rStyle w:val="None"/>
          <w:rFonts w:ascii="Times New Roman" w:hAnsi="Times New Roman"/>
          <w:sz w:val="22"/>
          <w:szCs w:val="22"/>
          <w:shd w:val="clear" w:color="auto" w:fill="FFFFFF"/>
        </w:rPr>
        <w:t xml:space="preserve">Each acquisition consisted of 330 trials (excluding the 5 moderate </w:t>
      </w:r>
      <w:r>
        <w:rPr>
          <w:rFonts w:ascii="Times New Roman" w:hAnsi="Times New Roman"/>
          <w:sz w:val="22"/>
          <w:szCs w:val="22"/>
          <w:shd w:val="clear" w:color="auto" w:fill="FFFFFF"/>
        </w:rPr>
        <w:t xml:space="preserve">acclimatization </w:t>
      </w:r>
      <w:r>
        <w:rPr>
          <w:rStyle w:val="None"/>
          <w:rFonts w:ascii="Times New Roman" w:hAnsi="Times New Roman"/>
          <w:sz w:val="22"/>
          <w:szCs w:val="22"/>
          <w:shd w:val="clear" w:color="auto" w:fill="FFFFFF"/>
        </w:rPr>
        <w:t xml:space="preserve">trials), 30 at each of the 11 comparison levels. The sequence of acquisition was generated pseudo-randomly at the beginning of the acquisition. For this, </w:t>
      </w:r>
      <w:r>
        <w:rPr>
          <w:rFonts w:ascii="Times New Roman" w:hAnsi="Times New Roman"/>
          <w:sz w:val="22"/>
          <w:szCs w:val="22"/>
          <w:shd w:val="clear" w:color="auto" w:fill="FFFFFF"/>
        </w:rPr>
        <w:t xml:space="preserve">at each comparison lightness level, </w:t>
      </w:r>
      <w:r>
        <w:rPr>
          <w:rStyle w:val="None"/>
          <w:rFonts w:ascii="Times New Roman" w:hAnsi="Times New Roman"/>
          <w:sz w:val="22"/>
          <w:szCs w:val="22"/>
          <w:shd w:val="clear" w:color="auto" w:fill="FFFFFF"/>
        </w:rPr>
        <w:t xml:space="preserve">30 standard and comparison images were chosen </w:t>
      </w:r>
      <w:r>
        <w:rPr>
          <w:rFonts w:ascii="Times New Roman" w:hAnsi="Times New Roman"/>
          <w:sz w:val="22"/>
          <w:szCs w:val="22"/>
          <w:shd w:val="clear" w:color="auto" w:fill="FFFFFF"/>
        </w:rPr>
        <w:t>pseudo-</w:t>
      </w:r>
      <w:r>
        <w:rPr>
          <w:rStyle w:val="None"/>
          <w:rFonts w:ascii="Times New Roman" w:hAnsi="Times New Roman"/>
          <w:sz w:val="22"/>
          <w:szCs w:val="22"/>
          <w:shd w:val="clear" w:color="auto" w:fill="FFFFFF"/>
        </w:rPr>
        <w:t xml:space="preserve">randomly with replacement from the dataset. The sequence of presentation of these 330 trials were randomized and saved. For each trial, the order of presentation of the standard and comparison image was also determined </w:t>
      </w:r>
      <w:r>
        <w:rPr>
          <w:rFonts w:ascii="Times New Roman" w:hAnsi="Times New Roman"/>
          <w:sz w:val="22"/>
          <w:szCs w:val="22"/>
          <w:shd w:val="clear" w:color="auto" w:fill="FFFFFF"/>
        </w:rPr>
        <w:t xml:space="preserve">pseudo-randomly and saved. The trials were presented according to the saved sequence. </w:t>
      </w:r>
    </w:p>
    <w:p w14:paraId="71E8CCEC" w14:textId="77777777" w:rsidR="00BA5E45" w:rsidRDefault="00554DFF">
      <w:pPr>
        <w:pStyle w:val="Default"/>
        <w:spacing w:before="0"/>
        <w:rPr>
          <w:rStyle w:val="None"/>
          <w:rFonts w:ascii="Times New Roman" w:eastAsia="Times New Roman" w:hAnsi="Times New Roman" w:cs="Times New Roman"/>
          <w:sz w:val="22"/>
          <w:szCs w:val="22"/>
          <w:shd w:val="clear" w:color="auto" w:fill="FFFFFF"/>
        </w:rPr>
      </w:pPr>
      <w:r>
        <w:rPr>
          <w:rFonts w:ascii="Times New Roman" w:hAnsi="Times New Roman"/>
          <w:sz w:val="22"/>
          <w:szCs w:val="22"/>
          <w:shd w:val="clear" w:color="auto" w:fill="FFFFFF"/>
        </w:rPr>
        <w:t xml:space="preserve">The trials in an acquisition were presented in three blocks of 110 trials each. At the end of each block </w:t>
      </w:r>
      <w:proofErr w:type="spellStart"/>
      <w:r>
        <w:rPr>
          <w:rStyle w:val="None"/>
          <w:rFonts w:ascii="Times New Roman" w:hAnsi="Times New Roman"/>
          <w:sz w:val="22"/>
          <w:szCs w:val="22"/>
          <w:shd w:val="clear" w:color="auto" w:fill="FFFFFF"/>
          <w:lang w:val="pt-PT"/>
        </w:rPr>
        <w:t>observers</w:t>
      </w:r>
      <w:proofErr w:type="spellEnd"/>
      <w:r>
        <w:rPr>
          <w:rStyle w:val="None"/>
          <w:rFonts w:ascii="Times New Roman" w:hAnsi="Times New Roman"/>
          <w:sz w:val="22"/>
          <w:szCs w:val="22"/>
          <w:shd w:val="clear" w:color="auto" w:fill="FFFFFF"/>
        </w:rPr>
        <w:t xml:space="preserve"> took a rest (of minimum 1 minute). The </w:t>
      </w:r>
      <w:proofErr w:type="spellStart"/>
      <w:r>
        <w:rPr>
          <w:rStyle w:val="None"/>
          <w:rFonts w:ascii="Times New Roman" w:hAnsi="Times New Roman"/>
          <w:sz w:val="22"/>
          <w:szCs w:val="22"/>
          <w:shd w:val="clear" w:color="auto" w:fill="FFFFFF"/>
          <w:lang w:val="pt-PT"/>
        </w:rPr>
        <w:t>observers</w:t>
      </w:r>
      <w:proofErr w:type="spellEnd"/>
      <w:r>
        <w:rPr>
          <w:rStyle w:val="None"/>
          <w:rFonts w:ascii="Times New Roman" w:hAnsi="Times New Roman"/>
          <w:sz w:val="22"/>
          <w:szCs w:val="22"/>
          <w:shd w:val="clear" w:color="auto" w:fill="FFFFFF"/>
        </w:rPr>
        <w:t xml:space="preserve"> could quit the experiment anytime during the acquisition. If an observer quit an acquisition, the data for that acquisition was not saved. No observer quit any acquisition. One observer quit at the beginning of a session due to tiredness for unrelated reasons. The session was rescheduled.</w:t>
      </w:r>
    </w:p>
    <w:p w14:paraId="0B0A63C3" w14:textId="77777777" w:rsidR="00BA5E45" w:rsidRDefault="00BA5E45">
      <w:pPr>
        <w:pStyle w:val="Default"/>
        <w:spacing w:before="0"/>
        <w:rPr>
          <w:rStyle w:val="None"/>
          <w:rFonts w:ascii="Times New Roman" w:eastAsia="Times New Roman" w:hAnsi="Times New Roman" w:cs="Times New Roman"/>
          <w:sz w:val="22"/>
          <w:szCs w:val="22"/>
          <w:shd w:val="clear" w:color="auto" w:fill="FFFFFF"/>
        </w:rPr>
      </w:pPr>
    </w:p>
    <w:p w14:paraId="28A1E437" w14:textId="77777777" w:rsidR="00BA5E45" w:rsidRDefault="00554DFF">
      <w:pPr>
        <w:pStyle w:val="Default"/>
        <w:spacing w:before="0"/>
        <w:rPr>
          <w:rStyle w:val="None"/>
          <w:rFonts w:ascii="Times New Roman" w:eastAsia="Times New Roman" w:hAnsi="Times New Roman" w:cs="Times New Roman"/>
          <w:sz w:val="22"/>
          <w:szCs w:val="22"/>
          <w:shd w:val="clear" w:color="auto" w:fill="FFFFFF"/>
        </w:rPr>
      </w:pPr>
      <w:r>
        <w:rPr>
          <w:rStyle w:val="None"/>
          <w:rFonts w:ascii="Times New Roman" w:hAnsi="Times New Roman"/>
          <w:b/>
          <w:bCs/>
          <w:sz w:val="22"/>
          <w:szCs w:val="22"/>
          <w:shd w:val="clear" w:color="auto" w:fill="FFFFFF"/>
        </w:rPr>
        <w:t>Stimulus Presentation:</w:t>
      </w:r>
      <w:r>
        <w:rPr>
          <w:rStyle w:val="None"/>
          <w:rFonts w:ascii="Times New Roman" w:hAnsi="Times New Roman"/>
          <w:sz w:val="22"/>
          <w:szCs w:val="22"/>
          <w:shd w:val="clear" w:color="auto" w:fill="FFFFFF"/>
        </w:rPr>
        <w:t xml:space="preserve"> The images were presented on an LCD display. The monitor was located at a distance of 75 cm from the observer. The size of each image was 2.6 cm x 2.6 cm on the monitor, corresponding to 2 </w:t>
      </w:r>
      <w:r>
        <w:rPr>
          <w:rFonts w:ascii="Times New Roman" w:hAnsi="Times New Roman"/>
          <w:sz w:val="22"/>
          <w:szCs w:val="22"/>
          <w:shd w:val="clear" w:color="auto" w:fill="FFFFFF"/>
        </w:rPr>
        <w:t xml:space="preserve">degree </w:t>
      </w:r>
      <w:r>
        <w:rPr>
          <w:rStyle w:val="None"/>
          <w:rFonts w:ascii="Times New Roman" w:hAnsi="Times New Roman"/>
          <w:sz w:val="22"/>
          <w:szCs w:val="22"/>
          <w:shd w:val="clear" w:color="auto" w:fill="FFFFFF"/>
        </w:rPr>
        <w:t>by 2 degree visual angle. The target object size on the screen in the 2D images was ~1 degree of visual angle in diameter. Each image was presented for 0.25 s (this was a deviation from the preregistration document which mentions the presentation time as 0.5 s), with an inter-stimulus interval of 0.25 s and inter-trial interval of 0.25 s. Inter-stimulus interval (ISI) is defined as the interval between the first and the second image presented on each trial. The response for each trial was collected after both the images had been displayed and removed from the screen. The observer could take as long as they wished before entering the response. Feedback was provided via tones presented after the response. The next trial was presented 0.25 s (ITI) after the feedback. Thus the actual inter-trial interval depended on the response time of the observer.</w:t>
      </w:r>
    </w:p>
    <w:p w14:paraId="65BCEA8B" w14:textId="77777777" w:rsidR="00BA5E45" w:rsidRDefault="00BA5E45">
      <w:pPr>
        <w:pStyle w:val="Default"/>
        <w:spacing w:before="0"/>
        <w:rPr>
          <w:rFonts w:ascii="Times New Roman" w:eastAsia="Times New Roman" w:hAnsi="Times New Roman" w:cs="Times New Roman"/>
          <w:sz w:val="22"/>
          <w:szCs w:val="22"/>
          <w:shd w:val="clear" w:color="auto" w:fill="FFFFFF"/>
        </w:rPr>
      </w:pPr>
    </w:p>
    <w:p w14:paraId="1B7ECB29" w14:textId="77777777"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b/>
          <w:bCs/>
          <w:sz w:val="22"/>
          <w:szCs w:val="22"/>
        </w:rPr>
        <w:t>Image Generation:</w:t>
      </w:r>
      <w:r>
        <w:rPr>
          <w:rFonts w:ascii="Times New Roman" w:hAnsi="Times New Roman"/>
          <w:sz w:val="22"/>
          <w:szCs w:val="22"/>
        </w:rPr>
        <w:t xml:space="preserve"> </w:t>
      </w:r>
      <w:r>
        <w:rPr>
          <w:rStyle w:val="None"/>
          <w:rFonts w:ascii="Times New Roman" w:hAnsi="Times New Roman"/>
          <w:sz w:val="22"/>
          <w:szCs w:val="22"/>
        </w:rPr>
        <w:t>The images were generated using a software called Virtual World Color Constancy (VWCC) (</w:t>
      </w:r>
      <w:hyperlink r:id="rId13" w:history="1">
        <w:r>
          <w:rPr>
            <w:rStyle w:val="Hyperlink1"/>
            <w:rFonts w:ascii="Times New Roman" w:hAnsi="Times New Roman"/>
            <w:sz w:val="22"/>
            <w:szCs w:val="22"/>
          </w:rPr>
          <w:t>https://github.com/BrainardLab/VirtualWorldColorConstancy</w:t>
        </w:r>
      </w:hyperlink>
      <w:r>
        <w:rPr>
          <w:rStyle w:val="None"/>
          <w:rFonts w:ascii="Times New Roman" w:hAnsi="Times New Roman"/>
          <w:sz w:val="22"/>
          <w:szCs w:val="22"/>
        </w:rPr>
        <w:t xml:space="preserve">). VWCC is written using MATLAB. It uses the Mitsuba graphics renderer to render images. To render an image, we first need to create a 3D model that specifies the base scene. Objects and light sources can be inserted in the base scene at user specified locations. The 3D models were created in Blender, </w:t>
      </w:r>
      <w:r>
        <w:rPr>
          <w:rFonts w:ascii="Times New Roman" w:hAnsi="Times New Roman"/>
          <w:sz w:val="22"/>
          <w:szCs w:val="22"/>
        </w:rPr>
        <w:t>an open-source 3-D modeling and animation package (</w:t>
      </w:r>
      <w:hyperlink r:id="rId14" w:history="1">
        <w:r>
          <w:rPr>
            <w:rStyle w:val="Hyperlink0"/>
            <w:rFonts w:ascii="Times New Roman" w:hAnsi="Times New Roman"/>
            <w:sz w:val="22"/>
            <w:szCs w:val="22"/>
          </w:rPr>
          <w:t>https://www.blender.org/</w:t>
        </w:r>
      </w:hyperlink>
      <w:r>
        <w:rPr>
          <w:rFonts w:ascii="Times New Roman" w:hAnsi="Times New Roman"/>
          <w:sz w:val="22"/>
          <w:szCs w:val="22"/>
        </w:rPr>
        <w:t>)</w:t>
      </w:r>
      <w:r>
        <w:rPr>
          <w:rStyle w:val="None"/>
          <w:rFonts w:ascii="Times New Roman" w:hAnsi="Times New Roman"/>
          <w:sz w:val="22"/>
          <w:szCs w:val="22"/>
        </w:rPr>
        <w:t xml:space="preserve">. Next, we assigned reflectance spectrum and spectral power distribution function to the objects and light sources in the scene (see </w:t>
      </w:r>
      <w:r>
        <w:rPr>
          <w:rFonts w:ascii="Times New Roman" w:hAnsi="Times New Roman"/>
          <w:sz w:val="22"/>
          <w:szCs w:val="22"/>
        </w:rPr>
        <w:t xml:space="preserve">Reflectance </w:t>
      </w:r>
      <w:proofErr w:type="gramStart"/>
      <w:r>
        <w:rPr>
          <w:rFonts w:ascii="Times New Roman" w:hAnsi="Times New Roman"/>
          <w:sz w:val="22"/>
          <w:szCs w:val="22"/>
        </w:rPr>
        <w:t>And</w:t>
      </w:r>
      <w:proofErr w:type="gramEnd"/>
      <w:r>
        <w:rPr>
          <w:rFonts w:ascii="Times New Roman" w:hAnsi="Times New Roman"/>
          <w:sz w:val="22"/>
          <w:szCs w:val="22"/>
        </w:rPr>
        <w:t xml:space="preserve"> Illumination Spectra Generation</w:t>
      </w:r>
      <w:r>
        <w:rPr>
          <w:rStyle w:val="None"/>
          <w:rFonts w:ascii="Times New Roman" w:hAnsi="Times New Roman"/>
          <w:sz w:val="22"/>
          <w:szCs w:val="22"/>
        </w:rPr>
        <w:t xml:space="preserve"> for how these spectra were generated). Once the geometrical and spectral features were assigned, we render a 2D multispectral image of the scene using Mitsuba, </w:t>
      </w:r>
      <w:r>
        <w:rPr>
          <w:rFonts w:ascii="Times New Roman" w:hAnsi="Times New Roman"/>
          <w:sz w:val="22"/>
          <w:szCs w:val="22"/>
        </w:rPr>
        <w:t>a physically-realistic open-source rendering system [</w:t>
      </w:r>
      <w:hyperlink r:id="rId15" w:history="1">
        <w:r>
          <w:rPr>
            <w:rStyle w:val="Hyperlink0"/>
            <w:rFonts w:ascii="Times New Roman" w:hAnsi="Times New Roman"/>
            <w:sz w:val="22"/>
            <w:szCs w:val="22"/>
          </w:rPr>
          <w:t>https://www.mitsuba-renderer.org</w:t>
        </w:r>
      </w:hyperlink>
      <w:r>
        <w:rPr>
          <w:rFonts w:ascii="Times New Roman" w:hAnsi="Times New Roman"/>
          <w:sz w:val="22"/>
          <w:szCs w:val="22"/>
        </w:rPr>
        <w:t>]. The images were rendered</w:t>
      </w:r>
      <w:r>
        <w:rPr>
          <w:rStyle w:val="None"/>
          <w:rFonts w:ascii="Times New Roman" w:hAnsi="Times New Roman"/>
          <w:sz w:val="22"/>
          <w:szCs w:val="22"/>
        </w:rPr>
        <w:t xml:space="preserve"> at 31 wavelengths equally spaced between 400 and 700 nm. The images were rendered with the camera field of view of 17 degrees with an image resolution of 320 pixel by 240 pixels with the target object at the </w:t>
      </w:r>
      <w:r>
        <w:rPr>
          <w:rStyle w:val="None"/>
          <w:rFonts w:ascii="Times New Roman" w:hAnsi="Times New Roman"/>
          <w:sz w:val="22"/>
          <w:szCs w:val="22"/>
        </w:rPr>
        <w:lastRenderedPageBreak/>
        <w:t xml:space="preserve">center. A 201 pixel by 201 pixel area, centered around the spherical target object, was cropped for display on the monitor. </w:t>
      </w:r>
    </w:p>
    <w:p w14:paraId="6A44B69D" w14:textId="77777777"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sz w:val="22"/>
          <w:szCs w:val="22"/>
        </w:rPr>
        <w:t xml:space="preserve">To present the multispectral images on the monitor, they were first converted to LMS images using the </w:t>
      </w:r>
      <w:proofErr w:type="spellStart"/>
      <w:r>
        <w:rPr>
          <w:rStyle w:val="None"/>
          <w:rFonts w:ascii="Times New Roman" w:hAnsi="Times New Roman"/>
          <w:sz w:val="22"/>
          <w:szCs w:val="22"/>
          <w:lang w:val="de-DE"/>
        </w:rPr>
        <w:t>Stockman</w:t>
      </w:r>
      <w:proofErr w:type="spellEnd"/>
      <w:r>
        <w:rPr>
          <w:rStyle w:val="None"/>
          <w:rFonts w:ascii="Times New Roman" w:hAnsi="Times New Roman"/>
          <w:sz w:val="22"/>
          <w:szCs w:val="22"/>
          <w:lang w:val="de-DE"/>
        </w:rPr>
        <w:t xml:space="preserve">-Sharpe </w:t>
      </w:r>
      <w:r>
        <w:rPr>
          <w:rStyle w:val="None"/>
          <w:rFonts w:ascii="Times New Roman" w:hAnsi="Times New Roman"/>
          <w:sz w:val="22"/>
          <w:szCs w:val="22"/>
        </w:rPr>
        <w:t>2-degree cone fundamentals (T_cones_ss2 in the Psychophysics Toolbox). Then the monitor calibration data and standard methods were used to convert the LMS images to RGB images. Finally, a common scaling was applied to all of the images to bring them into the display gamut of the monitor. The gamma corrected RGB images was presented on the monitor during the experiment.</w:t>
      </w:r>
    </w:p>
    <w:p w14:paraId="691E9341" w14:textId="77777777"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b/>
          <w:bCs/>
          <w:sz w:val="22"/>
          <w:szCs w:val="22"/>
        </w:rPr>
        <w:t xml:space="preserve">Reflectance </w:t>
      </w:r>
      <w:r w:rsidR="00D07B42">
        <w:rPr>
          <w:rStyle w:val="None"/>
          <w:rFonts w:ascii="Times New Roman" w:hAnsi="Times New Roman"/>
          <w:b/>
          <w:bCs/>
          <w:sz w:val="22"/>
          <w:szCs w:val="22"/>
        </w:rPr>
        <w:t>a</w:t>
      </w:r>
      <w:r>
        <w:rPr>
          <w:rStyle w:val="None"/>
          <w:rFonts w:ascii="Times New Roman" w:hAnsi="Times New Roman"/>
          <w:b/>
          <w:bCs/>
          <w:sz w:val="22"/>
          <w:szCs w:val="22"/>
        </w:rPr>
        <w:t>nd Illumination Spectra:</w:t>
      </w:r>
      <w:r>
        <w:rPr>
          <w:rStyle w:val="None"/>
          <w:rFonts w:ascii="Times New Roman" w:hAnsi="Times New Roman"/>
          <w:sz w:val="22"/>
          <w:szCs w:val="22"/>
        </w:rPr>
        <w:t xml:space="preserve"> The reflectance spectra for the objects were generated using random sampling of datasets of natural world objects as described in Singh et. al (</w:t>
      </w:r>
      <w:r>
        <w:rPr>
          <w:rStyle w:val="None"/>
          <w:rFonts w:ascii="Times New Roman" w:hAnsi="Times New Roman"/>
          <w:color w:val="0076BA"/>
          <w:sz w:val="22"/>
          <w:szCs w:val="22"/>
        </w:rPr>
        <w:t>CITE</w:t>
      </w:r>
      <w:r>
        <w:rPr>
          <w:rStyle w:val="None"/>
          <w:rFonts w:ascii="Times New Roman" w:hAnsi="Times New Roman"/>
          <w:sz w:val="22"/>
          <w:szCs w:val="22"/>
        </w:rPr>
        <w:t xml:space="preserve">). We first approximated the natural datasets using principal component analysis (PCA). We projected the dataset along the PCA eigenvectors with the largest 6 eigenvalues. For the reflectance spectrum dataset, these directions capture more than 90% of the variance. We then approximated the resulting distribution by a multi-normal distribution. Reflectance spectra for the objects in the scene were generated using random sampling from this multi-normal distribution. The amount of variation in the color of the background objects was controlled by multiplying the covariance matrix of the distribution with a scalar. We generated images for six logarithmically spaced values of the covariance scalar [0, 0.01, 0.03, 0.1, 0.3, 1.0]. </w:t>
      </w:r>
    </w:p>
    <w:p w14:paraId="550405DF" w14:textId="77777777"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sz w:val="22"/>
          <w:szCs w:val="22"/>
        </w:rPr>
        <w:t>The power spectrum of the light sources was chosen as standard daylight D65 spectrum. We normalized the D65 spectrum by its mean power to get the relative spectral shape. This spectral shape was scaled by a fixed scalar to get the power spectrum. The same relative spectral shape and scale factor was applied to the power spectrum of all light sources in the visual scene.</w:t>
      </w:r>
    </w:p>
    <w:p w14:paraId="16620D03" w14:textId="77777777" w:rsidR="00BA5E45" w:rsidRDefault="00554DFF">
      <w:pPr>
        <w:pStyle w:val="Default"/>
        <w:spacing w:before="0" w:after="270"/>
        <w:rPr>
          <w:rFonts w:ascii="Times New Roman" w:eastAsia="Times New Roman" w:hAnsi="Times New Roman" w:cs="Times New Roman"/>
          <w:sz w:val="22"/>
          <w:szCs w:val="22"/>
        </w:rPr>
      </w:pPr>
      <w:proofErr w:type="spellStart"/>
      <w:r>
        <w:rPr>
          <w:rStyle w:val="None"/>
          <w:rFonts w:ascii="Times New Roman" w:hAnsi="Times New Roman"/>
          <w:b/>
          <w:bCs/>
          <w:sz w:val="22"/>
          <w:szCs w:val="22"/>
          <w:lang w:val="it-IT"/>
        </w:rPr>
        <w:t>Experimental</w:t>
      </w:r>
      <w:proofErr w:type="spellEnd"/>
      <w:r>
        <w:rPr>
          <w:rStyle w:val="None"/>
          <w:rFonts w:ascii="Times New Roman" w:hAnsi="Times New Roman"/>
          <w:b/>
          <w:bCs/>
          <w:sz w:val="22"/>
          <w:szCs w:val="22"/>
          <w:lang w:val="it-IT"/>
        </w:rPr>
        <w:t xml:space="preserve"> </w:t>
      </w:r>
      <w:proofErr w:type="spellStart"/>
      <w:r w:rsidR="00934FCA">
        <w:rPr>
          <w:rStyle w:val="None"/>
          <w:rFonts w:ascii="Times New Roman" w:hAnsi="Times New Roman"/>
          <w:b/>
          <w:bCs/>
          <w:sz w:val="22"/>
          <w:szCs w:val="22"/>
          <w:lang w:val="it-IT"/>
        </w:rPr>
        <w:t>P</w:t>
      </w:r>
      <w:r>
        <w:rPr>
          <w:rStyle w:val="None"/>
          <w:rFonts w:ascii="Times New Roman" w:hAnsi="Times New Roman"/>
          <w:b/>
          <w:bCs/>
          <w:sz w:val="22"/>
          <w:szCs w:val="22"/>
          <w:lang w:val="it-IT"/>
        </w:rPr>
        <w:t>rocedures</w:t>
      </w:r>
      <w:proofErr w:type="spellEnd"/>
      <w:r w:rsidR="000B7125">
        <w:rPr>
          <w:rStyle w:val="None"/>
          <w:rFonts w:ascii="Times New Roman" w:hAnsi="Times New Roman"/>
          <w:b/>
          <w:bCs/>
          <w:sz w:val="22"/>
          <w:szCs w:val="22"/>
          <w:lang w:val="it-IT"/>
        </w:rPr>
        <w:t>:</w:t>
      </w:r>
      <w:r>
        <w:rPr>
          <w:rFonts w:ascii="Times New Roman" w:hAnsi="Times New Roman"/>
          <w:sz w:val="22"/>
          <w:szCs w:val="22"/>
        </w:rPr>
        <w:t xml:space="preserve"> At the beginning of the first experimental session (practice session), the experimenter explained experimental instructions and obtained consent for the experiments. The experimenter then tested the observers for normal visual acuity and color vision. The observers were then taken to the dark room where the observers were described the task and familiarized with the instruments. Once familiar, the </w:t>
      </w:r>
      <w:proofErr w:type="spellStart"/>
      <w:r>
        <w:rPr>
          <w:rFonts w:ascii="Times New Roman" w:hAnsi="Times New Roman"/>
          <w:sz w:val="22"/>
          <w:szCs w:val="22"/>
          <w:lang w:val="pt-PT"/>
        </w:rPr>
        <w:t>observers</w:t>
      </w:r>
      <w:proofErr w:type="spellEnd"/>
      <w:r>
        <w:rPr>
          <w:rFonts w:ascii="Times New Roman" w:hAnsi="Times New Roman"/>
          <w:sz w:val="22"/>
          <w:szCs w:val="22"/>
        </w:rPr>
        <w:t xml:space="preserve"> were dark adapted (by sitting in the dark room for approximately 5 minutes). Once ready, the </w:t>
      </w:r>
      <w:proofErr w:type="spellStart"/>
      <w:r>
        <w:rPr>
          <w:rFonts w:ascii="Times New Roman" w:hAnsi="Times New Roman"/>
          <w:sz w:val="22"/>
          <w:szCs w:val="22"/>
          <w:lang w:val="pt-PT"/>
        </w:rPr>
        <w:t>observers</w:t>
      </w:r>
      <w:proofErr w:type="spellEnd"/>
      <w:r>
        <w:rPr>
          <w:rFonts w:ascii="Times New Roman" w:hAnsi="Times New Roman"/>
          <w:sz w:val="22"/>
          <w:szCs w:val="22"/>
        </w:rPr>
        <w:t xml:space="preserve"> performed the familiarization acquisition. After the familiarization acquisition, the </w:t>
      </w:r>
      <w:proofErr w:type="spellStart"/>
      <w:r>
        <w:rPr>
          <w:rFonts w:ascii="Times New Roman" w:hAnsi="Times New Roman"/>
          <w:sz w:val="22"/>
          <w:szCs w:val="22"/>
          <w:lang w:val="pt-PT"/>
        </w:rPr>
        <w:t>observers</w:t>
      </w:r>
      <w:proofErr w:type="spellEnd"/>
      <w:r>
        <w:rPr>
          <w:rFonts w:ascii="Times New Roman" w:hAnsi="Times New Roman"/>
          <w:sz w:val="22"/>
          <w:szCs w:val="22"/>
        </w:rPr>
        <w:t xml:space="preserve"> performed the other three acquisitions of the practice session. The entire practice session took nearly one hour.</w:t>
      </w:r>
    </w:p>
    <w:p w14:paraId="4A99ED21" w14:textId="77777777" w:rsidR="00BA5E45" w:rsidRDefault="00554DFF">
      <w:pPr>
        <w:pStyle w:val="Default"/>
        <w:spacing w:before="0" w:after="270"/>
        <w:rPr>
          <w:rFonts w:ascii="Times New Roman" w:eastAsia="Times New Roman" w:hAnsi="Times New Roman" w:cs="Times New Roman"/>
          <w:sz w:val="22"/>
          <w:szCs w:val="22"/>
        </w:rPr>
      </w:pPr>
      <w:r>
        <w:rPr>
          <w:rFonts w:ascii="Times New Roman" w:hAnsi="Times New Roman"/>
          <w:sz w:val="22"/>
          <w:szCs w:val="22"/>
        </w:rPr>
        <w:t>The observers who met the criteria performed 18 acquisitions over 6 other sessions. The order of these acquisitions was determined pseudo-randomly at the beginning of the practice session. In each session, the observer performed only three acquisitions. The observers were dark adapted at the beginning of each session.</w:t>
      </w:r>
    </w:p>
    <w:p w14:paraId="0E2AD7F1" w14:textId="77777777" w:rsidR="00BA5E45" w:rsidRDefault="00554DFF">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rPr>
        <w:t>Psychometric Curve:</w:t>
      </w:r>
      <w:r>
        <w:rPr>
          <w:rStyle w:val="None"/>
          <w:rFonts w:ascii="Times New Roman" w:hAnsi="Times New Roman"/>
          <w:sz w:val="22"/>
          <w:szCs w:val="22"/>
        </w:rPr>
        <w:t xml:space="preserve"> The proportion comparison chosen data was used to obtain the psychometric curve for each acquisition. Each acquisition consisted of 330 trials with 30 trials at each comparison lightness level. At each lightness level, we recorded the number of times the subjects chose the comparison image to be lighter. The proportion comparison chosen data was fit with a cumulative Gaussian function using the Palamedes toolbox (</w:t>
      </w:r>
      <w:proofErr w:type="spellStart"/>
      <w:r>
        <w:rPr>
          <w:rStyle w:val="None"/>
          <w:rFonts w:ascii="Times New Roman" w:hAnsi="Times New Roman"/>
          <w:color w:val="0076BA"/>
          <w:sz w:val="22"/>
          <w:szCs w:val="22"/>
        </w:rPr>
        <w:t>Prins</w:t>
      </w:r>
      <w:proofErr w:type="spellEnd"/>
      <w:r>
        <w:rPr>
          <w:rStyle w:val="None"/>
          <w:rFonts w:ascii="Times New Roman" w:hAnsi="Times New Roman"/>
          <w:color w:val="0076BA"/>
          <w:sz w:val="22"/>
          <w:szCs w:val="22"/>
        </w:rPr>
        <w:t>, N &amp; Kingdom, F. A. A. (2018) Applying the Model-Comparison Approach to Test Specific Research Hypotheses in Psychophysical Research Using the Palamedes Toolbox. Frontiers in Psychology, 9:1250. </w:t>
      </w:r>
      <w:proofErr w:type="spellStart"/>
      <w:r w:rsidR="009D136E">
        <w:fldChar w:fldCharType="begin"/>
      </w:r>
      <w:r w:rsidR="009D136E">
        <w:instrText xml:space="preserve"> HYPERLINK "https://www.frontiersin.org/articles/10.3389/fpsyg.2018.01250/full" </w:instrText>
      </w:r>
      <w:r w:rsidR="009D136E">
        <w:fldChar w:fldCharType="separate"/>
      </w:r>
      <w:r>
        <w:rPr>
          <w:rStyle w:val="Hyperlink2"/>
          <w:rFonts w:ascii="Times New Roman" w:hAnsi="Times New Roman"/>
          <w:sz w:val="22"/>
          <w:szCs w:val="22"/>
        </w:rPr>
        <w:t>doi</w:t>
      </w:r>
      <w:proofErr w:type="spellEnd"/>
      <w:r>
        <w:rPr>
          <w:rStyle w:val="Hyperlink2"/>
          <w:rFonts w:ascii="Times New Roman" w:hAnsi="Times New Roman"/>
          <w:sz w:val="22"/>
          <w:szCs w:val="22"/>
        </w:rPr>
        <w:t>: 10.3389/fpsyg.2018.01250</w:t>
      </w:r>
      <w:r w:rsidR="009D136E">
        <w:rPr>
          <w:rStyle w:val="Hyperlink2"/>
          <w:rFonts w:ascii="Times New Roman" w:hAnsi="Times New Roman"/>
          <w:sz w:val="22"/>
          <w:szCs w:val="22"/>
        </w:rPr>
        <w:fldChar w:fldCharType="end"/>
      </w:r>
      <w:r>
        <w:rPr>
          <w:rStyle w:val="None"/>
          <w:rFonts w:ascii="Times New Roman" w:hAnsi="Times New Roman"/>
          <w:sz w:val="22"/>
          <w:szCs w:val="22"/>
        </w:rPr>
        <w:t xml:space="preserve">). The data was fit to obtain all four parameters of the psychometric curve: threshold, slope, lapse rate and guess rate. While estimating the parameters, the lapse rate was set equal to the guess rate and was forced to be in the range [0 0.05]. The model was fit to the data using maximum likelihood method. The threshold was obtained as the difference </w:t>
      </w:r>
      <w:r>
        <w:rPr>
          <w:rStyle w:val="None"/>
          <w:rFonts w:ascii="Times New Roman" w:hAnsi="Times New Roman"/>
          <w:sz w:val="22"/>
          <w:szCs w:val="22"/>
        </w:rPr>
        <w:lastRenderedPageBreak/>
        <w:t>between the LRFs at proportion comparison chosen 0.7602 and 0.50 as obtained from the cumulative gaussian fit.</w:t>
      </w:r>
    </w:p>
    <w:p w14:paraId="1CAB00EF" w14:textId="77777777" w:rsidR="002200B0" w:rsidRDefault="00554DFF">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rPr>
        <w:t>Double Linear Model Fit:</w:t>
      </w:r>
      <w:r>
        <w:rPr>
          <w:rStyle w:val="None"/>
          <w:rFonts w:ascii="Times New Roman" w:hAnsi="Times New Roman"/>
          <w:sz w:val="22"/>
          <w:szCs w:val="22"/>
        </w:rPr>
        <w:t xml:space="preserve"> The double linear model was defined as:</w:t>
      </w:r>
      <m:oMath>
        <m:sSub>
          <m:sSubPr>
            <m:ctrlPr>
              <w:rPr>
                <w:rFonts w:ascii="Cambria Math" w:hAnsi="Cambria Math"/>
              </w:rPr>
            </m:ctrlPr>
          </m:sSubPr>
          <m:e>
            <m:r>
              <w:rPr>
                <w:rFonts w:ascii="Cambria Math" w:hAnsi="Cambria Math"/>
                <w:sz w:val="23"/>
                <w:szCs w:val="23"/>
              </w:rPr>
              <m:t>log</m:t>
            </m:r>
          </m:e>
          <m:sub>
            <m:r>
              <w:rPr>
                <w:rFonts w:ascii="Cambria Math" w:hAnsi="Cambria Math"/>
                <w:sz w:val="23"/>
                <w:szCs w:val="23"/>
              </w:rPr>
              <m:t>10</m:t>
            </m:r>
          </m:sub>
        </m:sSub>
        <m:r>
          <w:rPr>
            <w:rFonts w:ascii="Cambria Math" w:hAnsi="Cambria Math"/>
            <w:sz w:val="23"/>
            <w:szCs w:val="23"/>
          </w:rPr>
          <m:t>(</m:t>
        </m:r>
        <m:sSup>
          <m:sSupPr>
            <m:ctrlPr>
              <w:rPr>
                <w:rFonts w:ascii="Cambria Math" w:hAnsi="Cambria Math"/>
              </w:rPr>
            </m:ctrlPr>
          </m:sSupPr>
          <m:e>
            <m:r>
              <w:rPr>
                <w:rFonts w:ascii="Cambria Math" w:hAnsi="Cambria Math"/>
                <w:sz w:val="23"/>
                <w:szCs w:val="23"/>
              </w:rPr>
              <m:t>T</m:t>
            </m:r>
          </m:e>
          <m:sup>
            <m:r>
              <w:rPr>
                <w:rFonts w:ascii="Cambria Math" w:hAnsi="Cambria Math"/>
                <w:sz w:val="23"/>
                <w:szCs w:val="23"/>
              </w:rPr>
              <m:t>2</m:t>
            </m:r>
          </m:sup>
        </m:sSup>
        <m:r>
          <w:rPr>
            <w:rFonts w:ascii="Cambria Math" w:hAnsi="Cambria Math"/>
            <w:sz w:val="23"/>
            <w:szCs w:val="23"/>
          </w:rPr>
          <m:t>)=min{Δ,Δ+α[</m:t>
        </m:r>
        <m:sSub>
          <m:sSubPr>
            <m:ctrlPr>
              <w:rPr>
                <w:rFonts w:ascii="Cambria Math" w:hAnsi="Cambria Math"/>
              </w:rPr>
            </m:ctrlPr>
          </m:sSubPr>
          <m:e>
            <m:r>
              <w:rPr>
                <w:rFonts w:ascii="Cambria Math" w:hAnsi="Cambria Math"/>
                <w:sz w:val="23"/>
                <w:szCs w:val="23"/>
              </w:rPr>
              <m:t>log</m:t>
            </m:r>
          </m:e>
          <m:sub>
            <m:r>
              <w:rPr>
                <w:rFonts w:ascii="Cambria Math" w:hAnsi="Cambria Math"/>
                <w:sz w:val="23"/>
                <w:szCs w:val="23"/>
              </w:rPr>
              <m:t>10</m:t>
            </m:r>
          </m:sub>
        </m:sSub>
        <m:r>
          <w:rPr>
            <w:rFonts w:ascii="Cambria Math" w:hAnsi="Cambria Math"/>
            <w:sz w:val="23"/>
            <w:szCs w:val="23"/>
          </w:rPr>
          <m:t>(</m:t>
        </m:r>
        <m:sSup>
          <m:sSupPr>
            <m:ctrlPr>
              <w:rPr>
                <w:rFonts w:ascii="Cambria Math" w:hAnsi="Cambria Math"/>
              </w:rPr>
            </m:ctrlPr>
          </m:sSupPr>
          <m:e>
            <m:r>
              <w:rPr>
                <w:rFonts w:ascii="Cambria Math" w:hAnsi="Cambria Math"/>
                <w:sz w:val="23"/>
                <w:szCs w:val="23"/>
              </w:rPr>
              <m:t>σ</m:t>
            </m:r>
          </m:e>
          <m:sup>
            <m:r>
              <w:rPr>
                <w:rFonts w:ascii="Cambria Math" w:hAnsi="Cambria Math"/>
                <w:sz w:val="23"/>
                <w:szCs w:val="23"/>
              </w:rPr>
              <m:t>2</m:t>
            </m:r>
          </m:sup>
        </m:sSup>
        <m:r>
          <w:rPr>
            <w:rFonts w:ascii="Cambria Math" w:hAnsi="Cambria Math"/>
            <w:sz w:val="23"/>
            <w:szCs w:val="23"/>
          </w:rPr>
          <m:t>)-β]}</m:t>
        </m:r>
      </m:oMath>
    </w:p>
    <w:p w14:paraId="674F9621" w14:textId="77777777" w:rsidR="00BA5E45" w:rsidRPr="002200B0" w:rsidRDefault="00554DFF">
      <w:pPr>
        <w:pStyle w:val="Default"/>
        <w:spacing w:before="0" w:after="270"/>
        <w:rPr>
          <w:rFonts w:ascii="Times New Roman" w:eastAsia="Times New Roman" w:hAnsi="Times New Roman" w:cs="Times New Roman"/>
          <w:sz w:val="22"/>
          <w:szCs w:val="22"/>
        </w:rPr>
      </w:pPr>
      <w:r>
        <w:rPr>
          <w:rStyle w:val="None"/>
          <w:rFonts w:ascii="Times New Roman" w:hAnsi="Times New Roman"/>
          <w:sz w:val="22"/>
          <w:szCs w:val="22"/>
        </w:rPr>
        <w:t xml:space="preserve">where </w:t>
      </w:r>
      <w:r>
        <w:rPr>
          <w:rStyle w:val="None"/>
          <w:rFonts w:ascii="Times New Roman" w:hAnsi="Times New Roman"/>
          <w:i/>
          <w:iCs/>
          <w:sz w:val="22"/>
          <w:szCs w:val="22"/>
        </w:rPr>
        <w:t>T</w:t>
      </w:r>
      <w:r>
        <w:rPr>
          <w:rStyle w:val="None"/>
          <w:rFonts w:ascii="Times New Roman" w:hAnsi="Times New Roman"/>
          <w:sz w:val="22"/>
          <w:szCs w:val="22"/>
        </w:rPr>
        <w:t xml:space="preserve"> is the threshold, </w:t>
      </w:r>
      <m:oMath>
        <m:r>
          <w:rPr>
            <w:rFonts w:ascii="Cambria Math" w:hAnsi="Cambria Math"/>
            <w:sz w:val="26"/>
            <w:szCs w:val="26"/>
          </w:rPr>
          <m:t>Δ</m:t>
        </m:r>
      </m:oMath>
      <w:r>
        <w:rPr>
          <w:rStyle w:val="None"/>
          <w:rFonts w:ascii="Times New Roman" w:hAnsi="Times New Roman"/>
          <w:sz w:val="22"/>
          <w:szCs w:val="22"/>
        </w:rPr>
        <w:t xml:space="preserve"> corresponds to the minimum threshold, </w:t>
      </w:r>
      <m:oMath>
        <m:r>
          <w:rPr>
            <w:rFonts w:ascii="Cambria Math" w:hAnsi="Cambria Math"/>
            <w:sz w:val="23"/>
            <w:szCs w:val="23"/>
          </w:rPr>
          <m:t>β=</m:t>
        </m:r>
        <m:sSub>
          <m:sSubPr>
            <m:ctrlPr>
              <w:rPr>
                <w:rFonts w:ascii="Cambria Math" w:hAnsi="Cambria Math"/>
              </w:rPr>
            </m:ctrlPr>
          </m:sSubPr>
          <m:e>
            <m:r>
              <w:rPr>
                <w:rFonts w:ascii="Cambria Math" w:hAnsi="Cambria Math"/>
                <w:sz w:val="23"/>
                <w:szCs w:val="23"/>
              </w:rPr>
              <m:t>log</m:t>
            </m:r>
          </m:e>
          <m:sub>
            <m:r>
              <w:rPr>
                <w:rFonts w:ascii="Cambria Math" w:hAnsi="Cambria Math"/>
                <w:sz w:val="23"/>
                <w:szCs w:val="23"/>
              </w:rPr>
              <m:t>10</m:t>
            </m:r>
          </m:sub>
        </m:sSub>
        <m:d>
          <m:dPr>
            <m:ctrlPr>
              <w:rPr>
                <w:rFonts w:ascii="Cambria Math" w:hAnsi="Cambria Math"/>
                <w:i/>
                <w:sz w:val="23"/>
                <w:szCs w:val="23"/>
              </w:rPr>
            </m:ctrlPr>
          </m:dPr>
          <m:e>
            <m:sSubSup>
              <m:sSubSupPr>
                <m:ctrlPr>
                  <w:rPr>
                    <w:rFonts w:ascii="Cambria Math" w:hAnsi="Cambria Math"/>
                  </w:rPr>
                </m:ctrlPr>
              </m:sSubSupPr>
              <m:e>
                <m:r>
                  <w:rPr>
                    <w:rFonts w:ascii="Cambria Math" w:hAnsi="Cambria Math"/>
                    <w:sz w:val="23"/>
                    <w:szCs w:val="23"/>
                  </w:rPr>
                  <m:t>σ</m:t>
                </m:r>
              </m:e>
              <m:sub>
                <m:r>
                  <w:rPr>
                    <w:rFonts w:ascii="Cambria Math" w:hAnsi="Cambria Math"/>
                    <w:sz w:val="23"/>
                    <w:szCs w:val="23"/>
                  </w:rPr>
                  <m:t>0</m:t>
                </m:r>
              </m:sub>
              <m:sup>
                <m:r>
                  <w:rPr>
                    <w:rFonts w:ascii="Cambria Math" w:hAnsi="Cambria Math"/>
                    <w:sz w:val="23"/>
                    <w:szCs w:val="23"/>
                  </w:rPr>
                  <m:t>2</m:t>
                </m:r>
              </m:sup>
            </m:sSubSup>
          </m:e>
        </m:d>
      </m:oMath>
      <w:r>
        <w:rPr>
          <w:rStyle w:val="None"/>
          <w:rFonts w:ascii="Times New Roman" w:hAnsi="Times New Roman"/>
          <w:sz w:val="22"/>
          <w:szCs w:val="22"/>
        </w:rPr>
        <w:t xml:space="preserve"> is related to the equivalent noise </w:t>
      </w:r>
      <m:oMath>
        <m:sSub>
          <m:sSubPr>
            <m:ctrlPr>
              <w:rPr>
                <w:rFonts w:ascii="Cambria Math" w:hAnsi="Cambria Math"/>
              </w:rPr>
            </m:ctrlPr>
          </m:sSubPr>
          <m:e>
            <m:r>
              <w:rPr>
                <w:rFonts w:ascii="Cambria Math" w:hAnsi="Cambria Math"/>
                <w:sz w:val="23"/>
                <w:szCs w:val="23"/>
              </w:rPr>
              <m:t>σ</m:t>
            </m:r>
          </m:e>
          <m:sub>
            <m:r>
              <w:rPr>
                <w:rFonts w:ascii="Cambria Math" w:hAnsi="Cambria Math"/>
                <w:sz w:val="23"/>
                <w:szCs w:val="23"/>
              </w:rPr>
              <m:t>0</m:t>
            </m:r>
          </m:sub>
        </m:sSub>
      </m:oMath>
      <w:r>
        <w:rPr>
          <w:rStyle w:val="None"/>
          <w:rFonts w:ascii="Times New Roman" w:hAnsi="Times New Roman"/>
          <w:sz w:val="22"/>
          <w:szCs w:val="22"/>
        </w:rPr>
        <w:t xml:space="preserve"> and </w:t>
      </w:r>
      <m:oMath>
        <m:r>
          <w:rPr>
            <w:rFonts w:ascii="Cambria Math" w:hAnsi="Cambria Math"/>
          </w:rPr>
          <m:t>α</m:t>
        </m:r>
      </m:oMath>
      <w:r>
        <w:rPr>
          <w:rStyle w:val="None"/>
          <w:rFonts w:ascii="Times New Roman" w:hAnsi="Times New Roman"/>
          <w:sz w:val="22"/>
          <w:szCs w:val="22"/>
        </w:rPr>
        <w:t xml:space="preserve"> gives the rate of increase in log squared thresholds with </w:t>
      </w:r>
      <m:oMath>
        <m:r>
          <w:rPr>
            <w:rFonts w:ascii="Cambria Math" w:hAnsi="Cambria Math"/>
            <w:sz w:val="23"/>
            <w:szCs w:val="23"/>
          </w:rPr>
          <m:t>log</m:t>
        </m:r>
        <m:d>
          <m:dPr>
            <m:ctrlPr>
              <w:rPr>
                <w:rFonts w:ascii="Cambria Math" w:hAnsi="Cambria Math"/>
                <w:i/>
                <w:sz w:val="23"/>
                <w:szCs w:val="23"/>
              </w:rPr>
            </m:ctrlPr>
          </m:dPr>
          <m:e>
            <m:sSup>
              <m:sSupPr>
                <m:ctrlPr>
                  <w:rPr>
                    <w:rFonts w:ascii="Cambria Math" w:hAnsi="Cambria Math"/>
                  </w:rPr>
                </m:ctrlPr>
              </m:sSupPr>
              <m:e>
                <m:r>
                  <w:rPr>
                    <w:rFonts w:ascii="Cambria Math" w:hAnsi="Cambria Math"/>
                    <w:sz w:val="23"/>
                    <w:szCs w:val="23"/>
                  </w:rPr>
                  <m:t>σ</m:t>
                </m:r>
              </m:e>
              <m:sup>
                <m:r>
                  <w:rPr>
                    <w:rFonts w:ascii="Cambria Math" w:hAnsi="Cambria Math"/>
                    <w:sz w:val="23"/>
                    <w:szCs w:val="23"/>
                  </w:rPr>
                  <m:t>2</m:t>
                </m:r>
              </m:sup>
            </m:sSup>
          </m:e>
        </m:d>
      </m:oMath>
      <w:r>
        <w:rPr>
          <w:rStyle w:val="None"/>
          <w:rFonts w:ascii="Times New Roman" w:hAnsi="Times New Roman"/>
          <w:sz w:val="22"/>
          <w:szCs w:val="22"/>
        </w:rPr>
        <w:t xml:space="preserve">. The model was fit to </w:t>
      </w:r>
      <m:oMath>
        <m:r>
          <w:rPr>
            <w:rFonts w:ascii="Cambria Math" w:hAnsi="Cambria Math"/>
            <w:sz w:val="23"/>
            <w:szCs w:val="23"/>
          </w:rPr>
          <m:t>log(</m:t>
        </m:r>
        <m:sSup>
          <m:sSupPr>
            <m:ctrlPr>
              <w:rPr>
                <w:rFonts w:ascii="Cambria Math" w:hAnsi="Cambria Math"/>
              </w:rPr>
            </m:ctrlPr>
          </m:sSupPr>
          <m:e>
            <m:r>
              <w:rPr>
                <w:rFonts w:ascii="Cambria Math" w:hAnsi="Cambria Math"/>
                <w:sz w:val="23"/>
                <w:szCs w:val="23"/>
              </w:rPr>
              <m:t>T</m:t>
            </m:r>
          </m:e>
          <m:sup>
            <m:r>
              <w:rPr>
                <w:rFonts w:ascii="Cambria Math" w:hAnsi="Cambria Math"/>
                <w:sz w:val="23"/>
                <w:szCs w:val="23"/>
              </w:rPr>
              <m:t>2</m:t>
            </m:r>
          </m:sup>
        </m:sSup>
        <m:r>
          <w:rPr>
            <w:rFonts w:ascii="Cambria Math" w:hAnsi="Cambria Math"/>
            <w:sz w:val="23"/>
            <w:szCs w:val="23"/>
          </w:rPr>
          <m:t>)</m:t>
        </m:r>
      </m:oMath>
      <w:r>
        <w:rPr>
          <w:rStyle w:val="None"/>
          <w:rFonts w:ascii="Times New Roman" w:hAnsi="Times New Roman"/>
          <w:sz w:val="22"/>
          <w:szCs w:val="22"/>
        </w:rPr>
        <w:t xml:space="preserve"> and </w:t>
      </w:r>
      <m:oMath>
        <m:r>
          <w:rPr>
            <w:rFonts w:ascii="Cambria Math" w:hAnsi="Cambria Math"/>
            <w:sz w:val="23"/>
            <w:szCs w:val="23"/>
          </w:rPr>
          <m:t>log(</m:t>
        </m:r>
        <m:sSup>
          <m:sSupPr>
            <m:ctrlPr>
              <w:rPr>
                <w:rFonts w:ascii="Cambria Math" w:hAnsi="Cambria Math"/>
              </w:rPr>
            </m:ctrlPr>
          </m:sSupPr>
          <m:e>
            <m:r>
              <w:rPr>
                <w:rFonts w:ascii="Cambria Math" w:hAnsi="Cambria Math"/>
                <w:sz w:val="23"/>
                <w:szCs w:val="23"/>
              </w:rPr>
              <m:t>σ</m:t>
            </m:r>
          </m:e>
          <m:sup>
            <m:r>
              <w:rPr>
                <w:rFonts w:ascii="Cambria Math" w:hAnsi="Cambria Math"/>
                <w:sz w:val="23"/>
                <w:szCs w:val="23"/>
              </w:rPr>
              <m:t>2</m:t>
            </m:r>
          </m:sup>
        </m:sSup>
        <m:r>
          <w:rPr>
            <w:rFonts w:ascii="Cambria Math" w:hAnsi="Cambria Math"/>
            <w:sz w:val="23"/>
            <w:szCs w:val="23"/>
          </w:rPr>
          <m:t>)</m:t>
        </m:r>
      </m:oMath>
      <w:r>
        <w:rPr>
          <w:rStyle w:val="None"/>
          <w:rFonts w:ascii="Times New Roman" w:hAnsi="Times New Roman"/>
          <w:sz w:val="22"/>
          <w:szCs w:val="22"/>
        </w:rPr>
        <w:t xml:space="preserve"> data using Matlab inbuilt </w:t>
      </w:r>
      <w:r>
        <w:rPr>
          <w:rStyle w:val="None"/>
          <w:rFonts w:ascii="Times New Roman" w:hAnsi="Times New Roman"/>
          <w:i/>
          <w:iCs/>
          <w:sz w:val="22"/>
          <w:szCs w:val="22"/>
        </w:rPr>
        <w:t>fit</w:t>
      </w:r>
      <w:r>
        <w:rPr>
          <w:rStyle w:val="None"/>
          <w:rFonts w:ascii="Times New Roman" w:hAnsi="Times New Roman"/>
          <w:sz w:val="22"/>
          <w:szCs w:val="22"/>
        </w:rPr>
        <w:t xml:space="preserve"> function for the parameters </w:t>
      </w:r>
      <m:oMath>
        <m:r>
          <w:rPr>
            <w:rFonts w:ascii="Cambria Math" w:hAnsi="Cambria Math"/>
          </w:rPr>
          <m:t>{Δ,α,β}</m:t>
        </m:r>
      </m:oMath>
      <w:r>
        <w:rPr>
          <w:rStyle w:val="None"/>
          <w:rFonts w:ascii="Times New Roman" w:hAnsi="Times New Roman"/>
          <w:sz w:val="22"/>
          <w:szCs w:val="22"/>
        </w:rPr>
        <w:t>.</w:t>
      </w:r>
    </w:p>
    <w:p w14:paraId="733F70DD" w14:textId="77777777" w:rsidR="00BA5E45" w:rsidRDefault="00554DFF">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rPr>
        <w:t>Computational Model:</w:t>
      </w:r>
      <w:r>
        <w:rPr>
          <w:rStyle w:val="None"/>
          <w:rFonts w:ascii="Times New Roman" w:hAnsi="Times New Roman"/>
          <w:sz w:val="22"/>
          <w:szCs w:val="22"/>
        </w:rPr>
        <w:t xml:space="preserve"> The computational model consisted of two parts. The first was to estimate the response of the early visual system to the image database. This was done as described in (Singh et. al 2018). The model incorporated typical optical blurring, axial chromatic aberration (</w:t>
      </w:r>
      <w:proofErr w:type="spellStart"/>
      <w:r>
        <w:rPr>
          <w:rStyle w:val="None"/>
          <w:rFonts w:ascii="Times New Roman" w:hAnsi="Times New Roman"/>
          <w:color w:val="0000FF"/>
          <w:sz w:val="22"/>
          <w:szCs w:val="22"/>
          <w:lang w:val="it-IT"/>
        </w:rPr>
        <w:t>Marimont</w:t>
      </w:r>
      <w:proofErr w:type="spellEnd"/>
      <w:r>
        <w:rPr>
          <w:rStyle w:val="None"/>
          <w:rFonts w:ascii="Times New Roman" w:hAnsi="Times New Roman"/>
          <w:color w:val="0000FF"/>
          <w:sz w:val="22"/>
          <w:szCs w:val="22"/>
          <w:lang w:val="it-IT"/>
        </w:rPr>
        <w:t xml:space="preserve"> &amp; </w:t>
      </w:r>
      <w:proofErr w:type="spellStart"/>
      <w:r>
        <w:rPr>
          <w:rStyle w:val="None"/>
          <w:rFonts w:ascii="Times New Roman" w:hAnsi="Times New Roman"/>
          <w:color w:val="0000FF"/>
          <w:sz w:val="22"/>
          <w:szCs w:val="22"/>
          <w:lang w:val="it-IT"/>
        </w:rPr>
        <w:t>Wandell</w:t>
      </w:r>
      <w:proofErr w:type="spellEnd"/>
      <w:r>
        <w:rPr>
          <w:rStyle w:val="None"/>
          <w:rFonts w:ascii="Times New Roman" w:hAnsi="Times New Roman"/>
          <w:sz w:val="22"/>
          <w:szCs w:val="22"/>
        </w:rPr>
        <w:t xml:space="preserve">, </w:t>
      </w:r>
      <w:r>
        <w:rPr>
          <w:rStyle w:val="None"/>
          <w:rFonts w:ascii="Times New Roman" w:hAnsi="Times New Roman"/>
          <w:color w:val="0000FF"/>
          <w:sz w:val="22"/>
          <w:szCs w:val="22"/>
        </w:rPr>
        <w:t>1994</w:t>
      </w:r>
      <w:r>
        <w:rPr>
          <w:rStyle w:val="None"/>
          <w:rFonts w:ascii="Times New Roman" w:hAnsi="Times New Roman"/>
          <w:sz w:val="22"/>
          <w:szCs w:val="22"/>
        </w:rPr>
        <w:t>), and spatial sampling of the long (L), middle (M) and short (S) wavelength- sensitive cones (</w:t>
      </w:r>
      <w:r>
        <w:rPr>
          <w:rStyle w:val="None"/>
          <w:rFonts w:ascii="Times New Roman" w:hAnsi="Times New Roman"/>
          <w:color w:val="0000FF"/>
          <w:sz w:val="22"/>
          <w:szCs w:val="22"/>
        </w:rPr>
        <w:t>Brainard</w:t>
      </w:r>
      <w:r>
        <w:rPr>
          <w:rStyle w:val="None"/>
          <w:rFonts w:ascii="Times New Roman" w:hAnsi="Times New Roman"/>
          <w:sz w:val="22"/>
          <w:szCs w:val="22"/>
        </w:rPr>
        <w:t xml:space="preserve">, </w:t>
      </w:r>
      <w:r>
        <w:rPr>
          <w:rStyle w:val="None"/>
          <w:rFonts w:ascii="Times New Roman" w:hAnsi="Times New Roman"/>
          <w:color w:val="0000FF"/>
          <w:sz w:val="22"/>
          <w:szCs w:val="22"/>
        </w:rPr>
        <w:t>2015</w:t>
      </w:r>
      <w:r>
        <w:rPr>
          <w:rStyle w:val="None"/>
          <w:rFonts w:ascii="Times New Roman" w:hAnsi="Times New Roman"/>
          <w:sz w:val="22"/>
          <w:szCs w:val="22"/>
        </w:rPr>
        <w:t xml:space="preserve">). The L:M:S cone ratio in the </w:t>
      </w:r>
      <w:proofErr w:type="spellStart"/>
      <w:r>
        <w:rPr>
          <w:rStyle w:val="None"/>
          <w:rFonts w:ascii="Times New Roman" w:hAnsi="Times New Roman"/>
          <w:sz w:val="22"/>
          <w:szCs w:val="22"/>
          <w:lang w:val="it-IT"/>
        </w:rPr>
        <w:t>cone</w:t>
      </w:r>
      <w:proofErr w:type="spellEnd"/>
      <w:r>
        <w:rPr>
          <w:rStyle w:val="None"/>
          <w:rFonts w:ascii="Times New Roman" w:hAnsi="Times New Roman"/>
          <w:sz w:val="22"/>
          <w:szCs w:val="22"/>
          <w:lang w:val="it-IT"/>
        </w:rPr>
        <w:t xml:space="preserve"> </w:t>
      </w:r>
      <w:proofErr w:type="spellStart"/>
      <w:r>
        <w:rPr>
          <w:rStyle w:val="None"/>
          <w:rFonts w:ascii="Times New Roman" w:hAnsi="Times New Roman"/>
          <w:sz w:val="22"/>
          <w:szCs w:val="22"/>
          <w:lang w:val="it-IT"/>
        </w:rPr>
        <w:t>mosaic</w:t>
      </w:r>
      <w:proofErr w:type="spellEnd"/>
      <w:r>
        <w:rPr>
          <w:rStyle w:val="None"/>
          <w:rFonts w:ascii="Times New Roman" w:hAnsi="Times New Roman"/>
          <w:sz w:val="22"/>
          <w:szCs w:val="22"/>
          <w:lang w:val="it-IT"/>
        </w:rPr>
        <w:t xml:space="preserve"> </w:t>
      </w:r>
      <w:r>
        <w:rPr>
          <w:rStyle w:val="None"/>
          <w:rFonts w:ascii="Times New Roman" w:hAnsi="Times New Roman"/>
          <w:sz w:val="22"/>
          <w:szCs w:val="22"/>
        </w:rPr>
        <w:t xml:space="preserve">was chosen to be </w:t>
      </w:r>
      <w:r>
        <w:rPr>
          <w:rStyle w:val="None"/>
          <w:rFonts w:ascii="Times New Roman" w:hAnsi="Times New Roman"/>
          <w:sz w:val="22"/>
          <w:szCs w:val="22"/>
          <w:lang w:val="es-ES_tradnl"/>
        </w:rPr>
        <w:t xml:space="preserve">0.6:0.3:0.1 (1523 L </w:t>
      </w:r>
      <w:proofErr w:type="spellStart"/>
      <w:r>
        <w:rPr>
          <w:rStyle w:val="None"/>
          <w:rFonts w:ascii="Times New Roman" w:hAnsi="Times New Roman"/>
          <w:sz w:val="22"/>
          <w:szCs w:val="22"/>
          <w:lang w:val="es-ES_tradnl"/>
        </w:rPr>
        <w:t>cones</w:t>
      </w:r>
      <w:proofErr w:type="spellEnd"/>
      <w:r>
        <w:rPr>
          <w:rStyle w:val="None"/>
          <w:rFonts w:ascii="Times New Roman" w:hAnsi="Times New Roman"/>
          <w:sz w:val="22"/>
          <w:szCs w:val="22"/>
          <w:lang w:val="es-ES_tradnl"/>
        </w:rPr>
        <w:t xml:space="preserve">, 801 M </w:t>
      </w:r>
      <w:proofErr w:type="spellStart"/>
      <w:r>
        <w:rPr>
          <w:rStyle w:val="None"/>
          <w:rFonts w:ascii="Times New Roman" w:hAnsi="Times New Roman"/>
          <w:sz w:val="22"/>
          <w:szCs w:val="22"/>
          <w:lang w:val="es-ES_tradnl"/>
        </w:rPr>
        <w:t>cones</w:t>
      </w:r>
      <w:proofErr w:type="spellEnd"/>
      <w:r>
        <w:rPr>
          <w:rStyle w:val="None"/>
          <w:rFonts w:ascii="Times New Roman" w:hAnsi="Times New Roman"/>
          <w:sz w:val="22"/>
          <w:szCs w:val="22"/>
          <w:lang w:val="es-ES_tradnl"/>
        </w:rPr>
        <w:t xml:space="preserve">, 277 S </w:t>
      </w:r>
      <w:proofErr w:type="spellStart"/>
      <w:r>
        <w:rPr>
          <w:rStyle w:val="None"/>
          <w:rFonts w:ascii="Times New Roman" w:hAnsi="Times New Roman"/>
          <w:sz w:val="22"/>
          <w:szCs w:val="22"/>
          <w:lang w:val="es-ES_tradnl"/>
        </w:rPr>
        <w:t>cones</w:t>
      </w:r>
      <w:proofErr w:type="spellEnd"/>
      <w:r>
        <w:rPr>
          <w:rStyle w:val="None"/>
          <w:rFonts w:ascii="Times New Roman" w:hAnsi="Times New Roman"/>
          <w:sz w:val="22"/>
          <w:szCs w:val="22"/>
          <w:lang w:val="es-ES_tradnl"/>
        </w:rPr>
        <w:t>)</w:t>
      </w:r>
      <w:r>
        <w:rPr>
          <w:rStyle w:val="None"/>
          <w:rFonts w:ascii="Times New Roman" w:hAnsi="Times New Roman"/>
          <w:sz w:val="22"/>
          <w:szCs w:val="22"/>
        </w:rPr>
        <w:t>. The CIE physiological standard (</w:t>
      </w:r>
      <w:r>
        <w:rPr>
          <w:rStyle w:val="None"/>
          <w:rFonts w:ascii="Times New Roman" w:hAnsi="Times New Roman"/>
          <w:color w:val="0000FF"/>
          <w:sz w:val="22"/>
          <w:szCs w:val="22"/>
          <w:lang w:val="fr-FR"/>
        </w:rPr>
        <w:t>Commission Internationale de l</w:t>
      </w:r>
      <w:r>
        <w:rPr>
          <w:rStyle w:val="None"/>
          <w:rFonts w:ascii="Times New Roman" w:hAnsi="Times New Roman"/>
          <w:color w:val="0000FF"/>
          <w:sz w:val="22"/>
          <w:szCs w:val="22"/>
        </w:rPr>
        <w:t>’e ́</w:t>
      </w:r>
      <w:proofErr w:type="spellStart"/>
      <w:r>
        <w:rPr>
          <w:rStyle w:val="None"/>
          <w:rFonts w:ascii="Times New Roman" w:hAnsi="Times New Roman"/>
          <w:color w:val="0000FF"/>
          <w:sz w:val="22"/>
          <w:szCs w:val="22"/>
          <w:lang w:val="fr-FR"/>
        </w:rPr>
        <w:t>clairage</w:t>
      </w:r>
      <w:proofErr w:type="spellEnd"/>
      <w:r>
        <w:rPr>
          <w:rStyle w:val="None"/>
          <w:rFonts w:ascii="Times New Roman" w:hAnsi="Times New Roman"/>
          <w:sz w:val="22"/>
          <w:szCs w:val="22"/>
        </w:rPr>
        <w:t xml:space="preserve">, </w:t>
      </w:r>
      <w:r>
        <w:rPr>
          <w:rStyle w:val="None"/>
          <w:rFonts w:ascii="Times New Roman" w:hAnsi="Times New Roman"/>
          <w:color w:val="0000FF"/>
          <w:sz w:val="22"/>
          <w:szCs w:val="22"/>
        </w:rPr>
        <w:t>1986</w:t>
      </w:r>
      <w:r>
        <w:rPr>
          <w:rStyle w:val="None"/>
          <w:rFonts w:ascii="Times New Roman" w:hAnsi="Times New Roman"/>
          <w:sz w:val="22"/>
          <w:szCs w:val="22"/>
        </w:rPr>
        <w:t>) was used to get the spectral sensitivities of the cones. The response of the c</w:t>
      </w:r>
      <w:proofErr w:type="spellStart"/>
      <w:r>
        <w:rPr>
          <w:rStyle w:val="None"/>
          <w:rFonts w:ascii="Times New Roman" w:hAnsi="Times New Roman"/>
          <w:sz w:val="22"/>
          <w:szCs w:val="22"/>
          <w:lang w:val="it-IT"/>
        </w:rPr>
        <w:t>one</w:t>
      </w:r>
      <w:proofErr w:type="spellEnd"/>
      <w:r>
        <w:rPr>
          <w:rStyle w:val="None"/>
          <w:rFonts w:ascii="Times New Roman" w:hAnsi="Times New Roman"/>
          <w:sz w:val="22"/>
          <w:szCs w:val="22"/>
        </w:rPr>
        <w:t xml:space="preserve">s was calculated as the number of photopigment </w:t>
      </w:r>
      <w:proofErr w:type="spellStart"/>
      <w:r>
        <w:rPr>
          <w:rStyle w:val="None"/>
          <w:rFonts w:ascii="Times New Roman" w:hAnsi="Times New Roman"/>
          <w:sz w:val="22"/>
          <w:szCs w:val="22"/>
        </w:rPr>
        <w:t>isomerizations</w:t>
      </w:r>
      <w:proofErr w:type="spellEnd"/>
      <w:r>
        <w:rPr>
          <w:rStyle w:val="None"/>
          <w:rFonts w:ascii="Times New Roman" w:hAnsi="Times New Roman"/>
          <w:sz w:val="22"/>
          <w:szCs w:val="22"/>
        </w:rPr>
        <w:t xml:space="preserve"> in 100 </w:t>
      </w:r>
      <w:proofErr w:type="spellStart"/>
      <w:r>
        <w:rPr>
          <w:rStyle w:val="None"/>
          <w:rFonts w:ascii="Times New Roman" w:hAnsi="Times New Roman"/>
          <w:sz w:val="22"/>
          <w:szCs w:val="22"/>
        </w:rPr>
        <w:t>msec</w:t>
      </w:r>
      <w:proofErr w:type="spellEnd"/>
      <w:r>
        <w:rPr>
          <w:rStyle w:val="None"/>
          <w:rFonts w:ascii="Times New Roman" w:hAnsi="Times New Roman"/>
          <w:sz w:val="22"/>
          <w:szCs w:val="22"/>
        </w:rPr>
        <w:t>, including the Poisson nature of the isomerization (</w:t>
      </w:r>
      <w:r>
        <w:rPr>
          <w:rStyle w:val="None"/>
          <w:rFonts w:ascii="Times New Roman" w:hAnsi="Times New Roman"/>
          <w:color w:val="0000FF"/>
          <w:sz w:val="22"/>
          <w:szCs w:val="22"/>
          <w:lang w:val="nl-NL"/>
        </w:rPr>
        <w:t xml:space="preserve">Hecht, </w:t>
      </w:r>
      <w:proofErr w:type="spellStart"/>
      <w:r>
        <w:rPr>
          <w:rStyle w:val="None"/>
          <w:rFonts w:ascii="Times New Roman" w:hAnsi="Times New Roman"/>
          <w:color w:val="0000FF"/>
          <w:sz w:val="22"/>
          <w:szCs w:val="22"/>
          <w:lang w:val="nl-NL"/>
        </w:rPr>
        <w:t>Shlaer</w:t>
      </w:r>
      <w:proofErr w:type="spellEnd"/>
      <w:r>
        <w:rPr>
          <w:rStyle w:val="None"/>
          <w:rFonts w:ascii="Times New Roman" w:hAnsi="Times New Roman"/>
          <w:color w:val="0000FF"/>
          <w:sz w:val="22"/>
          <w:szCs w:val="22"/>
          <w:lang w:val="nl-NL"/>
        </w:rPr>
        <w:t xml:space="preserve">, &amp; </w:t>
      </w:r>
      <w:proofErr w:type="spellStart"/>
      <w:r>
        <w:rPr>
          <w:rStyle w:val="None"/>
          <w:rFonts w:ascii="Times New Roman" w:hAnsi="Times New Roman"/>
          <w:color w:val="0000FF"/>
          <w:sz w:val="22"/>
          <w:szCs w:val="22"/>
          <w:lang w:val="nl-NL"/>
        </w:rPr>
        <w:t>Pirenne</w:t>
      </w:r>
      <w:proofErr w:type="spellEnd"/>
      <w:r>
        <w:rPr>
          <w:rStyle w:val="None"/>
          <w:rFonts w:ascii="Times New Roman" w:hAnsi="Times New Roman"/>
          <w:sz w:val="22"/>
          <w:szCs w:val="22"/>
        </w:rPr>
        <w:t xml:space="preserve">, </w:t>
      </w:r>
      <w:r>
        <w:rPr>
          <w:rStyle w:val="None"/>
          <w:rFonts w:ascii="Times New Roman" w:hAnsi="Times New Roman"/>
          <w:color w:val="0000FF"/>
          <w:sz w:val="22"/>
          <w:szCs w:val="22"/>
        </w:rPr>
        <w:t>1942</w:t>
      </w:r>
      <w:r>
        <w:rPr>
          <w:rStyle w:val="None"/>
          <w:rFonts w:ascii="Times New Roman" w:hAnsi="Times New Roman"/>
          <w:sz w:val="22"/>
          <w:szCs w:val="22"/>
        </w:rPr>
        <w:t xml:space="preserve">). The model was implemented using the software infrastructure provided by </w:t>
      </w:r>
      <w:proofErr w:type="spellStart"/>
      <w:r>
        <w:rPr>
          <w:rStyle w:val="None"/>
          <w:rFonts w:ascii="Times New Roman" w:hAnsi="Times New Roman"/>
          <w:sz w:val="22"/>
          <w:szCs w:val="22"/>
        </w:rPr>
        <w:t>ISETBio</w:t>
      </w:r>
      <w:proofErr w:type="spellEnd"/>
      <w:r>
        <w:rPr>
          <w:rStyle w:val="None"/>
          <w:rFonts w:ascii="Times New Roman" w:hAnsi="Times New Roman"/>
          <w:sz w:val="22"/>
          <w:szCs w:val="22"/>
        </w:rPr>
        <w:t xml:space="preserve"> (</w:t>
      </w:r>
      <w:r>
        <w:rPr>
          <w:rStyle w:val="None"/>
          <w:rFonts w:ascii="Times New Roman" w:hAnsi="Times New Roman"/>
          <w:color w:val="0000FF"/>
          <w:sz w:val="22"/>
          <w:szCs w:val="22"/>
        </w:rPr>
        <w:t>https://isetbio.org</w:t>
      </w:r>
      <w:r>
        <w:rPr>
          <w:rStyle w:val="None"/>
          <w:rFonts w:ascii="Times New Roman" w:hAnsi="Times New Roman"/>
          <w:sz w:val="22"/>
          <w:szCs w:val="22"/>
        </w:rPr>
        <w:t xml:space="preserve">). The </w:t>
      </w:r>
      <w:proofErr w:type="spellStart"/>
      <w:r>
        <w:rPr>
          <w:rStyle w:val="None"/>
          <w:rFonts w:ascii="Times New Roman" w:hAnsi="Times New Roman"/>
          <w:sz w:val="22"/>
          <w:szCs w:val="22"/>
          <w:lang w:val="it-IT"/>
        </w:rPr>
        <w:t>cone</w:t>
      </w:r>
      <w:proofErr w:type="spellEnd"/>
      <w:r>
        <w:rPr>
          <w:rStyle w:val="None"/>
          <w:rFonts w:ascii="Times New Roman" w:hAnsi="Times New Roman"/>
          <w:sz w:val="22"/>
          <w:szCs w:val="22"/>
          <w:lang w:val="it-IT"/>
        </w:rPr>
        <w:t xml:space="preserve"> </w:t>
      </w:r>
      <w:r>
        <w:rPr>
          <w:rStyle w:val="None"/>
          <w:rFonts w:ascii="Times New Roman" w:hAnsi="Times New Roman"/>
          <w:sz w:val="22"/>
          <w:szCs w:val="22"/>
        </w:rPr>
        <w:t xml:space="preserve">responses were </w:t>
      </w:r>
      <w:proofErr w:type="spellStart"/>
      <w:r>
        <w:rPr>
          <w:rStyle w:val="None"/>
          <w:rFonts w:ascii="Times New Roman" w:hAnsi="Times New Roman"/>
          <w:sz w:val="22"/>
          <w:szCs w:val="22"/>
        </w:rPr>
        <w:t>demosaiced</w:t>
      </w:r>
      <w:proofErr w:type="spellEnd"/>
      <w:r>
        <w:rPr>
          <w:rStyle w:val="None"/>
          <w:rFonts w:ascii="Times New Roman" w:hAnsi="Times New Roman"/>
          <w:sz w:val="22"/>
          <w:szCs w:val="22"/>
        </w:rPr>
        <w:t xml:space="preserve"> using linear interpolation to get the response of each cone class over the entire image. Further, the response of each cone class was normalized by the summed (over wavelength) quantal efficiency of the corresponding cone class to make the magnitude of the three cone classes similar to each other.</w:t>
      </w:r>
    </w:p>
    <w:p w14:paraId="63D9B84F" w14:textId="77777777"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sz w:val="22"/>
          <w:szCs w:val="22"/>
        </w:rPr>
        <w:t xml:space="preserve">In the second part of the model, a dot product of the cone response images was taken with a center-surround receptive field, one each for the L, M and S cone response image. The receptive field was square in shape and its size was equal to the size of cone response images. The center of the receptive was a circle of radius the size of the target object. The central region was taken to be positive and the surround was negative. </w:t>
      </w:r>
      <w:proofErr w:type="gramStart"/>
      <w:r>
        <w:rPr>
          <w:rStyle w:val="None"/>
          <w:rFonts w:ascii="Times New Roman" w:hAnsi="Times New Roman"/>
          <w:sz w:val="22"/>
          <w:szCs w:val="22"/>
        </w:rPr>
        <w:t>The each</w:t>
      </w:r>
      <w:proofErr w:type="gramEnd"/>
      <w:r>
        <w:rPr>
          <w:rStyle w:val="None"/>
          <w:rFonts w:ascii="Times New Roman" w:hAnsi="Times New Roman"/>
          <w:sz w:val="22"/>
          <w:szCs w:val="22"/>
        </w:rPr>
        <w:t xml:space="preserve"> point in the central region was at the same value (</w:t>
      </w:r>
      <w:proofErr w:type="spellStart"/>
      <w:r>
        <w:rPr>
          <w:rStyle w:val="None"/>
          <w:rFonts w:ascii="Times New Roman" w:hAnsi="Times New Roman"/>
          <w:sz w:val="22"/>
          <w:szCs w:val="22"/>
        </w:rPr>
        <w:t>v_c</w:t>
      </w:r>
      <w:proofErr w:type="spellEnd"/>
      <w:r>
        <w:rPr>
          <w:rStyle w:val="None"/>
          <w:rFonts w:ascii="Times New Roman" w:hAnsi="Times New Roman"/>
          <w:sz w:val="22"/>
          <w:szCs w:val="22"/>
        </w:rPr>
        <w:t>) and the surround was at another value (</w:t>
      </w:r>
      <w:proofErr w:type="spellStart"/>
      <w:r>
        <w:rPr>
          <w:rStyle w:val="None"/>
          <w:rFonts w:ascii="Times New Roman" w:hAnsi="Times New Roman"/>
          <w:sz w:val="22"/>
          <w:szCs w:val="22"/>
        </w:rPr>
        <w:t>v_s</w:t>
      </w:r>
      <w:proofErr w:type="spellEnd"/>
      <w:r>
        <w:rPr>
          <w:rStyle w:val="None"/>
          <w:rFonts w:ascii="Times New Roman" w:hAnsi="Times New Roman"/>
          <w:sz w:val="22"/>
          <w:szCs w:val="22"/>
        </w:rPr>
        <w:t xml:space="preserve">). </w:t>
      </w:r>
      <w:proofErr w:type="spellStart"/>
      <w:r>
        <w:rPr>
          <w:rStyle w:val="None"/>
          <w:rFonts w:ascii="Times New Roman" w:hAnsi="Times New Roman"/>
          <w:sz w:val="22"/>
          <w:szCs w:val="22"/>
        </w:rPr>
        <w:t>v_c</w:t>
      </w:r>
      <w:proofErr w:type="spellEnd"/>
      <w:r>
        <w:rPr>
          <w:rStyle w:val="None"/>
          <w:rFonts w:ascii="Times New Roman" w:hAnsi="Times New Roman"/>
          <w:sz w:val="22"/>
          <w:szCs w:val="22"/>
        </w:rPr>
        <w:t xml:space="preserve"> and </w:t>
      </w:r>
      <w:proofErr w:type="spellStart"/>
      <w:r>
        <w:rPr>
          <w:rStyle w:val="None"/>
          <w:rFonts w:ascii="Times New Roman" w:hAnsi="Times New Roman"/>
          <w:sz w:val="22"/>
          <w:szCs w:val="22"/>
        </w:rPr>
        <w:t>v_s</w:t>
      </w:r>
      <w:proofErr w:type="spellEnd"/>
      <w:r>
        <w:rPr>
          <w:rStyle w:val="None"/>
          <w:rFonts w:ascii="Times New Roman" w:hAnsi="Times New Roman"/>
          <w:sz w:val="22"/>
          <w:szCs w:val="22"/>
        </w:rPr>
        <w:t xml:space="preserve"> were chosen such the dot product of the RF with a uniform field was zero. A gaussian noise with mean zero and variance proportional to the dot product was finally added to the resulting dot product. The proportionality constant was chosen such that the threshold of the model at covariance scalar zero (see Methods: Reflectance </w:t>
      </w:r>
      <w:proofErr w:type="gramStart"/>
      <w:r>
        <w:rPr>
          <w:rStyle w:val="None"/>
          <w:rFonts w:ascii="Times New Roman" w:hAnsi="Times New Roman"/>
          <w:sz w:val="22"/>
          <w:szCs w:val="22"/>
        </w:rPr>
        <w:t>And</w:t>
      </w:r>
      <w:proofErr w:type="gramEnd"/>
      <w:r>
        <w:rPr>
          <w:rStyle w:val="None"/>
          <w:rFonts w:ascii="Times New Roman" w:hAnsi="Times New Roman"/>
          <w:sz w:val="22"/>
          <w:szCs w:val="22"/>
        </w:rPr>
        <w:t xml:space="preserve"> Illumination Spectra) was equal the threshold of the mean observer. </w:t>
      </w:r>
    </w:p>
    <w:p w14:paraId="32808970" w14:textId="77777777"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sz w:val="22"/>
          <w:szCs w:val="22"/>
        </w:rPr>
        <w:t xml:space="preserve">To get the model threshold, we sampled random standard and comparison images from our dataset. The receptive field response (noise-added dot product) of the model to the images were compared to predict the image with lighter target object. The proportion comparison chosen data was used to get the psychometric function and the threshold of discrimination. We estimated the threshold at 9 logarithmically spaced values [0.0001, 0.0003, 0.001, 0.003, 0.01, 0.03, 0.1, 0.3, 1]. The retinal images and the </w:t>
      </w:r>
      <w:proofErr w:type="spellStart"/>
      <w:r>
        <w:rPr>
          <w:rStyle w:val="None"/>
          <w:rFonts w:ascii="Times New Roman" w:hAnsi="Times New Roman"/>
          <w:sz w:val="22"/>
          <w:szCs w:val="22"/>
        </w:rPr>
        <w:t>Matlab</w:t>
      </w:r>
      <w:proofErr w:type="spellEnd"/>
      <w:r>
        <w:rPr>
          <w:rStyle w:val="None"/>
          <w:rFonts w:ascii="Times New Roman" w:hAnsi="Times New Roman"/>
          <w:sz w:val="22"/>
          <w:szCs w:val="22"/>
        </w:rPr>
        <w:t xml:space="preserve"> function to get the model thresholds are given in the supplementary information.</w:t>
      </w:r>
    </w:p>
    <w:p w14:paraId="08256642" w14:textId="77777777"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b/>
          <w:bCs/>
          <w:sz w:val="22"/>
          <w:szCs w:val="22"/>
        </w:rPr>
        <w:t>Code and Data Availability:</w:t>
      </w:r>
      <w:r>
        <w:rPr>
          <w:rFonts w:ascii="Times New Roman" w:hAnsi="Times New Roman"/>
          <w:sz w:val="22"/>
          <w:szCs w:val="22"/>
        </w:rPr>
        <w:t xml:space="preserve"> Observers response in the psychophysics task and their thresholds are provided in the supplementary information. The SI also provides the </w:t>
      </w:r>
      <w:proofErr w:type="spellStart"/>
      <w:r>
        <w:rPr>
          <w:rFonts w:ascii="Times New Roman" w:hAnsi="Times New Roman"/>
          <w:sz w:val="22"/>
          <w:szCs w:val="22"/>
        </w:rPr>
        <w:t>Matlab</w:t>
      </w:r>
      <w:proofErr w:type="spellEnd"/>
      <w:r>
        <w:rPr>
          <w:rFonts w:ascii="Times New Roman" w:hAnsi="Times New Roman"/>
          <w:sz w:val="22"/>
          <w:szCs w:val="22"/>
        </w:rPr>
        <w:t xml:space="preserve"> scripts to generate Figures 2, 4, 5 and 6 and the scripts to get model thresholds. The retinal images are provided as .mat files in a zip folder.</w:t>
      </w:r>
    </w:p>
    <w:p w14:paraId="1DD099EA" w14:textId="77777777" w:rsidR="00BA5E45" w:rsidRDefault="00554DFF">
      <w:pPr>
        <w:pStyle w:val="Default"/>
        <w:spacing w:before="0" w:after="270"/>
        <w:rPr>
          <w:rStyle w:val="None"/>
          <w:rFonts w:ascii="Times New Roman" w:eastAsia="Times New Roman" w:hAnsi="Times New Roman" w:cs="Times New Roman"/>
          <w:b/>
          <w:bCs/>
          <w:sz w:val="22"/>
          <w:szCs w:val="22"/>
        </w:rPr>
      </w:pPr>
      <w:r>
        <w:rPr>
          <w:rStyle w:val="None"/>
          <w:rFonts w:ascii="Times New Roman" w:hAnsi="Times New Roman"/>
          <w:b/>
          <w:bCs/>
          <w:sz w:val="22"/>
          <w:szCs w:val="22"/>
        </w:rPr>
        <w:t>Figure Captions:</w:t>
      </w:r>
    </w:p>
    <w:p w14:paraId="66AD78BA" w14:textId="77777777" w:rsidR="00BA5E45" w:rsidRDefault="00554DFF">
      <w:pPr>
        <w:pStyle w:val="Default"/>
        <w:spacing w:before="0" w:after="270"/>
        <w:rPr>
          <w:rFonts w:ascii="Times New Roman" w:eastAsia="Times New Roman" w:hAnsi="Times New Roman" w:cs="Times New Roman"/>
          <w:sz w:val="22"/>
          <w:szCs w:val="22"/>
        </w:rPr>
      </w:pPr>
      <w:r>
        <w:rPr>
          <w:rStyle w:val="None"/>
          <w:rFonts w:ascii="Times New Roman" w:hAnsi="Times New Roman"/>
          <w:b/>
          <w:bCs/>
          <w:sz w:val="22"/>
          <w:szCs w:val="22"/>
        </w:rPr>
        <w:lastRenderedPageBreak/>
        <w:t>Figure 1:</w:t>
      </w:r>
      <w:r>
        <w:rPr>
          <w:rFonts w:ascii="Times New Roman" w:hAnsi="Times New Roman"/>
          <w:sz w:val="22"/>
          <w:szCs w:val="22"/>
        </w:rPr>
        <w:t xml:space="preserve"> (a) Psychophysics task: On every trial of the experiment, human observers viewed two images in sequence, a standard image and a comparison image, and indicated the one in which the spherical target object in the center of the image was lighter. The target was spectrally flat (grey). The color of objects in the background changed in each trial and each interval. The order of presentation of the standard and comparison images were randomized. The lightness of the target object was kept fixed in the standard image and it was varied in the comparison image to get the threshold of d</w:t>
      </w:r>
      <w:proofErr w:type="spellStart"/>
      <w:r>
        <w:rPr>
          <w:rFonts w:ascii="Times New Roman" w:hAnsi="Times New Roman"/>
          <w:sz w:val="22"/>
          <w:szCs w:val="22"/>
          <w:lang w:val="fr-FR"/>
        </w:rPr>
        <w:t>iscrimination</w:t>
      </w:r>
      <w:proofErr w:type="spellEnd"/>
      <w:r>
        <w:rPr>
          <w:rFonts w:ascii="Times New Roman" w:hAnsi="Times New Roman"/>
          <w:sz w:val="22"/>
          <w:szCs w:val="22"/>
        </w:rPr>
        <w:t xml:space="preserve">. Discrimination thresholds were studied as function of the amount of variation in background objects. </w:t>
      </w:r>
    </w:p>
    <w:p w14:paraId="27FD65CB" w14:textId="77777777" w:rsidR="00BA5E45" w:rsidRDefault="00554DFF">
      <w:pPr>
        <w:pStyle w:val="Default"/>
        <w:spacing w:before="0" w:after="270"/>
        <w:rPr>
          <w:rFonts w:ascii="Times New Roman" w:eastAsia="Times New Roman" w:hAnsi="Times New Roman" w:cs="Times New Roman"/>
          <w:sz w:val="22"/>
          <w:szCs w:val="22"/>
        </w:rPr>
      </w:pPr>
      <w:r>
        <w:rPr>
          <w:rFonts w:ascii="Times New Roman" w:hAnsi="Times New Roman"/>
          <w:sz w:val="22"/>
          <w:szCs w:val="22"/>
        </w:rPr>
        <w:t>(b) The sequence of a typical trial. The response R_(N-1) indicates the end of the (N-1)</w:t>
      </w:r>
      <w:proofErr w:type="spellStart"/>
      <w:r>
        <w:rPr>
          <w:rFonts w:ascii="Times New Roman" w:hAnsi="Times New Roman"/>
          <w:sz w:val="22"/>
          <w:szCs w:val="22"/>
        </w:rPr>
        <w:t>th</w:t>
      </w:r>
      <w:proofErr w:type="spellEnd"/>
      <w:r>
        <w:rPr>
          <w:rFonts w:ascii="Times New Roman" w:hAnsi="Times New Roman"/>
          <w:sz w:val="22"/>
          <w:szCs w:val="22"/>
        </w:rPr>
        <w:t xml:space="preserve"> trial. The Nth trial begins 0.25s after the response (Inter Trial Interval, ITI). The Nth trial consists of two 0.25s stimuli presentation intervals with a 0.25s inter-stimulus interval (ISI) in between. The observer responds by pressing a button on a gamepad after the second stimulus has been removed from the screen. The observer can take as long </w:t>
      </w:r>
      <w:proofErr w:type="spellStart"/>
      <w:r>
        <w:rPr>
          <w:rFonts w:ascii="Times New Roman" w:hAnsi="Times New Roman"/>
          <w:sz w:val="22"/>
          <w:szCs w:val="22"/>
        </w:rPr>
        <w:t>at</w:t>
      </w:r>
      <w:proofErr w:type="spellEnd"/>
      <w:r>
        <w:rPr>
          <w:rFonts w:ascii="Times New Roman" w:hAnsi="Times New Roman"/>
          <w:sz w:val="22"/>
          <w:szCs w:val="22"/>
        </w:rPr>
        <w:t xml:space="preserve"> they wish before making the response (R_N). The next trial begins 0.25s after the response.</w:t>
      </w:r>
    </w:p>
    <w:p w14:paraId="3F36D7A4" w14:textId="77777777" w:rsidR="00BA5E45" w:rsidRDefault="00554DFF">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rPr>
        <w:t>Figure 2: Psychometric Curve:</w:t>
      </w:r>
      <w:r>
        <w:rPr>
          <w:rStyle w:val="None"/>
          <w:rFonts w:ascii="Times New Roman" w:hAnsi="Times New Roman"/>
          <w:sz w:val="22"/>
          <w:szCs w:val="22"/>
        </w:rPr>
        <w:t xml:space="preserve"> The psychometric function of a typical human subject in a typical acquisition. We recorded the proportion of times the subject chose the target in comparison image to be lighter. The LRF of the target object in the standard image was fixed at 0.4 LRF. The LRF of the target object in the comparison image were chosen from 11 linearly spaced values in the range [0.35, 0.45]. 30 trials were presented at each comparison LRF value. We fit a cumulative normal distribution to the proportion comparison chosen data using maximum likelihood methods. The lapse rate and guess rate were assumed to be equal and were restricted to be in the range [0, 0.05]. The threshold was measured as the difference between the LRF at percent comparison chosen equal to 0.7604 and 0.5, as predicted by the cumulative normal fit. This figure shows the data for subject CNSU_0002 for scale factor 0.00 in the first session.</w:t>
      </w:r>
    </w:p>
    <w:p w14:paraId="35FB7F94" w14:textId="77777777" w:rsidR="00BA5E45" w:rsidRDefault="00554DFF">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rPr>
        <w:t xml:space="preserve">Figure 3: Variation in background color: </w:t>
      </w:r>
      <w:r>
        <w:rPr>
          <w:rStyle w:val="None"/>
          <w:rFonts w:ascii="Times New Roman" w:hAnsi="Times New Roman"/>
          <w:sz w:val="22"/>
          <w:szCs w:val="22"/>
        </w:rPr>
        <w:t>The reflectance spectra of background objects were chosen from a statistical distribution of natural surfaces. The variation in the reflectance spectra was controlled by multiplying the covariance matrix of the distribution with a scalar. We generated images at six levels of the scalar. Each column shows three sample images at each of the six values of the scalar. The leftmost column corresponds to no variation and the rightmost column corresponds to the variation in natural surfaces. The target object (sphere at the center of each panel) in each image has the same lightness. For each value of the scalar, we generated 1100 images, 100 each at 11 linearly spaced lightness levels in the range [0.35, 0.45] LRF. Discrimination thresholds were measured separately for each value of the covariance scalar presenting these images on a calibrated color monitor.</w:t>
      </w:r>
    </w:p>
    <w:p w14:paraId="0C5A11CF" w14:textId="77777777" w:rsidR="00BA5E45" w:rsidRDefault="00554DFF">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rPr>
        <w:t xml:space="preserve">Figure 4: Background variation increases lightness discrimination threshold: </w:t>
      </w:r>
      <w:r>
        <w:rPr>
          <w:rStyle w:val="None"/>
          <w:rFonts w:ascii="Times New Roman" w:hAnsi="Times New Roman"/>
          <w:sz w:val="22"/>
          <w:szCs w:val="22"/>
        </w:rPr>
        <w:t>Log squared threshold vs log covariance scalar for mean human observer and the computational model. We calculated the thresholds at six values of the covariance scalar for human observers. The black circular markers give the mean threshold of four human observers. The error bars represent standard error of the mean. The data can be approximated by a double linear model (</w:t>
      </w:r>
      <m:oMath>
        <m:sSub>
          <m:sSubPr>
            <m:ctrlPr>
              <w:rPr>
                <w:rFonts w:ascii="Cambria Math" w:hAnsi="Cambria Math"/>
              </w:rPr>
            </m:ctrlPr>
          </m:sSubPr>
          <m:e>
            <m:r>
              <w:rPr>
                <w:rFonts w:ascii="Cambria Math" w:hAnsi="Cambria Math"/>
                <w:sz w:val="23"/>
                <w:szCs w:val="23"/>
              </w:rPr>
              <m:t>log</m:t>
            </m:r>
          </m:e>
          <m:sub>
            <m:r>
              <w:rPr>
                <w:rFonts w:ascii="Cambria Math" w:hAnsi="Cambria Math"/>
                <w:sz w:val="23"/>
                <w:szCs w:val="23"/>
              </w:rPr>
              <m:t>10</m:t>
            </m:r>
          </m:sub>
        </m:sSub>
        <m:r>
          <w:rPr>
            <w:rFonts w:ascii="Cambria Math" w:hAnsi="Cambria Math"/>
            <w:sz w:val="23"/>
            <w:szCs w:val="23"/>
          </w:rPr>
          <m:t>(</m:t>
        </m:r>
        <m:sSup>
          <m:sSupPr>
            <m:ctrlPr>
              <w:rPr>
                <w:rFonts w:ascii="Cambria Math" w:hAnsi="Cambria Math"/>
              </w:rPr>
            </m:ctrlPr>
          </m:sSupPr>
          <m:e>
            <m:r>
              <w:rPr>
                <w:rFonts w:ascii="Cambria Math" w:hAnsi="Cambria Math"/>
                <w:sz w:val="23"/>
                <w:szCs w:val="23"/>
              </w:rPr>
              <m:t>T</m:t>
            </m:r>
          </m:e>
          <m:sup>
            <m:r>
              <w:rPr>
                <w:rFonts w:ascii="Cambria Math" w:hAnsi="Cambria Math"/>
                <w:sz w:val="23"/>
                <w:szCs w:val="23"/>
              </w:rPr>
              <m:t>2</m:t>
            </m:r>
          </m:sup>
        </m:sSup>
        <m:r>
          <w:rPr>
            <w:rFonts w:ascii="Cambria Math" w:hAnsi="Cambria Math"/>
            <w:sz w:val="23"/>
            <w:szCs w:val="23"/>
          </w:rPr>
          <m:t>)=min{Δ,Δ+α[</m:t>
        </m:r>
        <m:sSub>
          <m:sSubPr>
            <m:ctrlPr>
              <w:rPr>
                <w:rFonts w:ascii="Cambria Math" w:hAnsi="Cambria Math"/>
              </w:rPr>
            </m:ctrlPr>
          </m:sSubPr>
          <m:e>
            <m:r>
              <w:rPr>
                <w:rFonts w:ascii="Cambria Math" w:hAnsi="Cambria Math"/>
                <w:sz w:val="23"/>
                <w:szCs w:val="23"/>
              </w:rPr>
              <m:t>log</m:t>
            </m:r>
          </m:e>
          <m:sub>
            <m:r>
              <w:rPr>
                <w:rFonts w:ascii="Cambria Math" w:hAnsi="Cambria Math"/>
                <w:sz w:val="23"/>
                <w:szCs w:val="23"/>
              </w:rPr>
              <m:t>10</m:t>
            </m:r>
          </m:sub>
        </m:sSub>
        <m:r>
          <w:rPr>
            <w:rFonts w:ascii="Cambria Math" w:hAnsi="Cambria Math"/>
            <w:sz w:val="23"/>
            <w:szCs w:val="23"/>
          </w:rPr>
          <m:t>(</m:t>
        </m:r>
        <m:sSup>
          <m:sSupPr>
            <m:ctrlPr>
              <w:rPr>
                <w:rFonts w:ascii="Cambria Math" w:hAnsi="Cambria Math"/>
              </w:rPr>
            </m:ctrlPr>
          </m:sSupPr>
          <m:e>
            <m:r>
              <w:rPr>
                <w:rFonts w:ascii="Cambria Math" w:hAnsi="Cambria Math"/>
                <w:sz w:val="23"/>
                <w:szCs w:val="23"/>
              </w:rPr>
              <m:t>σ</m:t>
            </m:r>
          </m:e>
          <m:sup>
            <m:r>
              <w:rPr>
                <w:rFonts w:ascii="Cambria Math" w:hAnsi="Cambria Math"/>
                <w:sz w:val="23"/>
                <w:szCs w:val="23"/>
              </w:rPr>
              <m:t>2</m:t>
            </m:r>
          </m:sup>
        </m:sSup>
        <m:r>
          <w:rPr>
            <w:rFonts w:ascii="Cambria Math" w:hAnsi="Cambria Math"/>
            <w:sz w:val="23"/>
            <w:szCs w:val="23"/>
          </w:rPr>
          <m:t>)-β]}</m:t>
        </m:r>
      </m:oMath>
      <w:r>
        <w:rPr>
          <w:rStyle w:val="None"/>
          <w:rFonts w:ascii="Times New Roman" w:hAnsi="Times New Roman"/>
          <w:sz w:val="22"/>
          <w:szCs w:val="22"/>
        </w:rPr>
        <w:t>). We define the intersection of the two lines of the double linear fit as the equivalent noise. The model parameters are given in the legend. The blue diamond markers show the threshold of the computational model. The model captures human behavior.</w:t>
      </w:r>
    </w:p>
    <w:p w14:paraId="7669D8C9" w14:textId="77777777" w:rsidR="00BA5E45" w:rsidRDefault="00554DFF">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rPr>
        <w:t>Figure 5: Threshold of individual human subjects:</w:t>
      </w:r>
      <w:r>
        <w:rPr>
          <w:rStyle w:val="None"/>
          <w:rFonts w:ascii="Times New Roman" w:hAnsi="Times New Roman"/>
          <w:sz w:val="22"/>
          <w:szCs w:val="22"/>
        </w:rPr>
        <w:t xml:space="preserve"> Log squared threshold vs log covariance scalar for individual human observers. The model data is the same as Figure 4. The equivalent noise for the subjects are similar, while the rise in thresholds has individual variability.</w:t>
      </w:r>
    </w:p>
    <w:p w14:paraId="55AE85C3" w14:textId="77777777" w:rsidR="00BA5E45" w:rsidRDefault="00554DFF">
      <w:pPr>
        <w:pStyle w:val="Default"/>
        <w:spacing w:before="0" w:after="270"/>
      </w:pPr>
      <w:r>
        <w:rPr>
          <w:rFonts w:ascii="Times New Roman" w:hAnsi="Times New Roman"/>
          <w:b/>
          <w:bCs/>
          <w:sz w:val="22"/>
          <w:szCs w:val="22"/>
        </w:rPr>
        <w:lastRenderedPageBreak/>
        <w:t>Figure 6: Center surround receptive field:</w:t>
      </w:r>
      <w:r>
        <w:rPr>
          <w:rStyle w:val="None"/>
          <w:rFonts w:ascii="Times New Roman" w:hAnsi="Times New Roman"/>
          <w:sz w:val="22"/>
          <w:szCs w:val="22"/>
        </w:rPr>
        <w:t xml:space="preserve"> The receptive field of the computational model. Three identical RFs were used for the long (L), middle (M) and short (S) wavelength cones. The center is taken to be positive and the surround negative. The values of the center and surround was chosen such that the dot product of the RF with a uniform field is zero. The model response to a retinal image was calculated at the dot product of the RF with the image.</w:t>
      </w:r>
      <w:r>
        <w:rPr>
          <w:rStyle w:val="None"/>
          <w:rFonts w:ascii="Arial Unicode MS" w:hAnsi="Arial Unicode MS"/>
          <w:sz w:val="22"/>
          <w:szCs w:val="22"/>
        </w:rPr>
        <w:br w:type="page"/>
      </w:r>
    </w:p>
    <w:p w14:paraId="234E75AA" w14:textId="77777777" w:rsidR="00BA5E45" w:rsidRDefault="00554DFF">
      <w:pPr>
        <w:pStyle w:val="Default"/>
        <w:spacing w:before="0" w:after="270"/>
        <w:rPr>
          <w:rFonts w:ascii="Times New Roman" w:eastAsia="Times New Roman" w:hAnsi="Times New Roman" w:cs="Times New Roman"/>
          <w:b/>
          <w:bCs/>
          <w:sz w:val="22"/>
          <w:szCs w:val="22"/>
        </w:rPr>
      </w:pPr>
      <w:r>
        <w:rPr>
          <w:rFonts w:ascii="Times New Roman" w:hAnsi="Times New Roman"/>
          <w:b/>
          <w:bCs/>
          <w:sz w:val="22"/>
          <w:szCs w:val="22"/>
        </w:rPr>
        <w:lastRenderedPageBreak/>
        <w:t>Supplementary Experiments:</w:t>
      </w:r>
    </w:p>
    <w:p w14:paraId="1404BCD9" w14:textId="77777777" w:rsidR="00BA5E45" w:rsidRDefault="00554DFF">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rPr>
        <w:t xml:space="preserve">Measurement of human </w:t>
      </w:r>
      <w:proofErr w:type="spellStart"/>
      <w:r>
        <w:rPr>
          <w:rFonts w:ascii="Times New Roman" w:hAnsi="Times New Roman"/>
          <w:b/>
          <w:bCs/>
          <w:sz w:val="22"/>
          <w:szCs w:val="22"/>
          <w:lang w:val="fr-FR"/>
        </w:rPr>
        <w:t>object</w:t>
      </w:r>
      <w:proofErr w:type="spellEnd"/>
      <w:r>
        <w:rPr>
          <w:rFonts w:ascii="Times New Roman" w:hAnsi="Times New Roman"/>
          <w:b/>
          <w:bCs/>
          <w:sz w:val="22"/>
          <w:szCs w:val="22"/>
          <w:lang w:val="fr-FR"/>
        </w:rPr>
        <w:t xml:space="preserve"> luminance</w:t>
      </w:r>
      <w:r>
        <w:rPr>
          <w:rFonts w:ascii="Times New Roman" w:hAnsi="Times New Roman"/>
          <w:b/>
          <w:bCs/>
          <w:sz w:val="22"/>
          <w:szCs w:val="22"/>
        </w:rPr>
        <w:t xml:space="preserve"> discrimination thresholds under variation in object background: </w:t>
      </w:r>
      <w:r>
        <w:rPr>
          <w:rStyle w:val="None"/>
          <w:rFonts w:ascii="Times New Roman" w:hAnsi="Times New Roman"/>
          <w:sz w:val="22"/>
          <w:szCs w:val="22"/>
        </w:rPr>
        <w:t>This experiment was the precursor of the experiment performed in the main paper. In this experiment, our aim was to measure the thresholds for object lightness discrimination under three specific types of background variations. These were:</w:t>
      </w:r>
    </w:p>
    <w:p w14:paraId="14CD8C41" w14:textId="77777777"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eastAsia="Times New Roman" w:hAnsi="Times New Roman" w:cs="Times New Roman"/>
          <w:sz w:val="22"/>
          <w:szCs w:val="22"/>
        </w:rPr>
        <w:tab/>
      </w:r>
      <w:r>
        <w:rPr>
          <w:rStyle w:val="None"/>
          <w:rFonts w:ascii="Times New Roman" w:hAnsi="Times New Roman"/>
          <w:i/>
          <w:iCs/>
          <w:sz w:val="22"/>
          <w:szCs w:val="22"/>
        </w:rPr>
        <w:t>Condition 1.</w:t>
      </w:r>
      <w:r>
        <w:rPr>
          <w:rStyle w:val="None"/>
          <w:rFonts w:ascii="Times New Roman" w:hAnsi="Times New Roman"/>
          <w:sz w:val="22"/>
          <w:szCs w:val="22"/>
        </w:rPr>
        <w:t xml:space="preserve"> </w:t>
      </w:r>
      <w:r>
        <w:rPr>
          <w:rStyle w:val="None"/>
          <w:rFonts w:ascii="Times New Roman" w:hAnsi="Times New Roman"/>
          <w:i/>
          <w:iCs/>
          <w:sz w:val="22"/>
          <w:szCs w:val="22"/>
          <w:u w:val="single"/>
        </w:rPr>
        <w:t>Fixed background:</w:t>
      </w:r>
      <w:r>
        <w:rPr>
          <w:rStyle w:val="None"/>
          <w:rFonts w:ascii="Times New Roman" w:hAnsi="Times New Roman"/>
          <w:i/>
          <w:iCs/>
          <w:sz w:val="22"/>
          <w:szCs w:val="22"/>
        </w:rPr>
        <w:t xml:space="preserve"> </w:t>
      </w:r>
      <w:r>
        <w:rPr>
          <w:rStyle w:val="None"/>
          <w:rFonts w:ascii="Times New Roman" w:hAnsi="Times New Roman"/>
          <w:sz w:val="22"/>
          <w:szCs w:val="22"/>
        </w:rPr>
        <w:t>In this condition, the spectra of objects in the background were kept fixed for all trials and for all intervals. We generated 11 images, one at each lightness level.</w:t>
      </w:r>
    </w:p>
    <w:p w14:paraId="2C8A4EAA" w14:textId="77777777"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eastAsia="Times New Roman" w:hAnsi="Times New Roman" w:cs="Times New Roman"/>
          <w:sz w:val="22"/>
          <w:szCs w:val="22"/>
        </w:rPr>
        <w:tab/>
      </w:r>
      <w:r>
        <w:rPr>
          <w:rStyle w:val="None"/>
          <w:rFonts w:ascii="Times New Roman" w:hAnsi="Times New Roman"/>
          <w:i/>
          <w:iCs/>
          <w:sz w:val="22"/>
          <w:szCs w:val="22"/>
        </w:rPr>
        <w:t xml:space="preserve">Condition 2. </w:t>
      </w:r>
      <w:r>
        <w:rPr>
          <w:rStyle w:val="None"/>
          <w:rFonts w:ascii="Times New Roman" w:hAnsi="Times New Roman"/>
          <w:i/>
          <w:iCs/>
          <w:sz w:val="22"/>
          <w:szCs w:val="22"/>
          <w:u w:val="single"/>
        </w:rPr>
        <w:t>Between-trial background variation</w:t>
      </w:r>
      <w:r>
        <w:rPr>
          <w:rStyle w:val="None"/>
          <w:rFonts w:ascii="Times New Roman" w:hAnsi="Times New Roman"/>
          <w:sz w:val="22"/>
          <w:szCs w:val="22"/>
          <w:u w:val="single"/>
        </w:rPr>
        <w:t>:</w:t>
      </w:r>
      <w:r>
        <w:rPr>
          <w:rStyle w:val="None"/>
          <w:rFonts w:ascii="Times New Roman" w:hAnsi="Times New Roman"/>
          <w:sz w:val="22"/>
          <w:szCs w:val="22"/>
        </w:rPr>
        <w:t xml:space="preserve"> In this condition, the spectra of the objects in the background were the same for the two intervals within a trial, but varied from trial-to-trial.</w:t>
      </w:r>
    </w:p>
    <w:p w14:paraId="50F89A50" w14:textId="77777777"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eastAsia="Times New Roman" w:hAnsi="Times New Roman" w:cs="Times New Roman"/>
          <w:sz w:val="22"/>
          <w:szCs w:val="22"/>
        </w:rPr>
        <w:tab/>
      </w:r>
      <w:r>
        <w:rPr>
          <w:rStyle w:val="None"/>
          <w:rFonts w:ascii="Times New Roman" w:hAnsi="Times New Roman"/>
          <w:i/>
          <w:iCs/>
          <w:sz w:val="22"/>
          <w:szCs w:val="22"/>
        </w:rPr>
        <w:t xml:space="preserve">Condition 3. </w:t>
      </w:r>
      <w:r>
        <w:rPr>
          <w:rStyle w:val="None"/>
          <w:rFonts w:ascii="Times New Roman" w:hAnsi="Times New Roman"/>
          <w:i/>
          <w:iCs/>
          <w:sz w:val="22"/>
          <w:szCs w:val="22"/>
          <w:u w:val="single"/>
        </w:rPr>
        <w:t>Within-trial background variation</w:t>
      </w:r>
      <w:r>
        <w:rPr>
          <w:rStyle w:val="None"/>
          <w:rFonts w:ascii="Times New Roman" w:hAnsi="Times New Roman"/>
          <w:sz w:val="22"/>
          <w:szCs w:val="22"/>
        </w:rPr>
        <w:t>: In this condition, the spectra of the objects in the background varied between trials as well as between the two intervals of a trial.</w:t>
      </w:r>
    </w:p>
    <w:p w14:paraId="6C44BEA2" w14:textId="77777777"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sz w:val="22"/>
          <w:szCs w:val="22"/>
        </w:rPr>
        <w:t xml:space="preserve">In Condition 2 and 3, the light reflected from the target object varies from image to images (even at the same lightness level of the target object) because of secondary reflection of light coming from the background objects. We also measured the </w:t>
      </w:r>
      <w:proofErr w:type="spellStart"/>
      <w:r>
        <w:rPr>
          <w:rStyle w:val="None"/>
          <w:rFonts w:ascii="Times New Roman" w:hAnsi="Times New Roman"/>
          <w:sz w:val="22"/>
          <w:szCs w:val="22"/>
        </w:rPr>
        <w:t>the</w:t>
      </w:r>
      <w:proofErr w:type="spellEnd"/>
      <w:r>
        <w:rPr>
          <w:rStyle w:val="None"/>
          <w:rFonts w:ascii="Times New Roman" w:hAnsi="Times New Roman"/>
          <w:sz w:val="22"/>
          <w:szCs w:val="22"/>
        </w:rPr>
        <w:t xml:space="preserve"> thresholds without secondary reflections for these two conditions.</w:t>
      </w:r>
    </w:p>
    <w:p w14:paraId="2452494F" w14:textId="77777777"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eastAsia="Times New Roman" w:hAnsi="Times New Roman" w:cs="Times New Roman"/>
          <w:sz w:val="22"/>
          <w:szCs w:val="22"/>
        </w:rPr>
        <w:tab/>
      </w:r>
      <w:r>
        <w:rPr>
          <w:rStyle w:val="None"/>
          <w:rFonts w:ascii="Times New Roman" w:hAnsi="Times New Roman"/>
          <w:i/>
          <w:iCs/>
          <w:sz w:val="22"/>
          <w:szCs w:val="22"/>
        </w:rPr>
        <w:t xml:space="preserve">Condition 2a. </w:t>
      </w:r>
      <w:r>
        <w:rPr>
          <w:rStyle w:val="None"/>
          <w:rFonts w:ascii="Times New Roman" w:hAnsi="Times New Roman"/>
          <w:i/>
          <w:iCs/>
          <w:sz w:val="22"/>
          <w:szCs w:val="22"/>
          <w:u w:val="single"/>
        </w:rPr>
        <w:t>Between-trial background variation without secondary reflection</w:t>
      </w:r>
      <w:r>
        <w:rPr>
          <w:rStyle w:val="None"/>
          <w:rFonts w:ascii="Times New Roman" w:hAnsi="Times New Roman"/>
          <w:sz w:val="22"/>
          <w:szCs w:val="22"/>
          <w:u w:val="single"/>
        </w:rPr>
        <w:t>:</w:t>
      </w:r>
      <w:r>
        <w:rPr>
          <w:rStyle w:val="None"/>
          <w:rFonts w:ascii="Times New Roman" w:hAnsi="Times New Roman"/>
          <w:sz w:val="22"/>
          <w:szCs w:val="22"/>
        </w:rPr>
        <w:t xml:space="preserve"> Same as</w:t>
      </w:r>
      <w:r>
        <w:rPr>
          <w:rStyle w:val="None"/>
          <w:rFonts w:ascii="Times New Roman" w:eastAsia="Times New Roman" w:hAnsi="Times New Roman" w:cs="Times New Roman"/>
          <w:noProof/>
          <w:sz w:val="22"/>
          <w:szCs w:val="22"/>
        </w:rPr>
        <mc:AlternateContent>
          <mc:Choice Requires="wpg">
            <w:drawing>
              <wp:anchor distT="152400" distB="152400" distL="152400" distR="152400" simplePos="0" relativeHeight="251659264" behindDoc="0" locked="0" layoutInCell="1" allowOverlap="1" wp14:anchorId="152818E2" wp14:editId="3E4F5903">
                <wp:simplePos x="0" y="0"/>
                <wp:positionH relativeFrom="margin">
                  <wp:posOffset>32890</wp:posOffset>
                </wp:positionH>
                <wp:positionV relativeFrom="line">
                  <wp:posOffset>220871</wp:posOffset>
                </wp:positionV>
                <wp:extent cx="5877820" cy="2709544"/>
                <wp:effectExtent l="0" t="0" r="0" b="0"/>
                <wp:wrapTopAndBottom distT="152400" distB="152400"/>
                <wp:docPr id="1073741835" name="officeArt object"/>
                <wp:cNvGraphicFramePr/>
                <a:graphic xmlns:a="http://schemas.openxmlformats.org/drawingml/2006/main">
                  <a:graphicData uri="http://schemas.microsoft.com/office/word/2010/wordprocessingGroup">
                    <wpg:wgp>
                      <wpg:cNvGrpSpPr/>
                      <wpg:grpSpPr>
                        <a:xfrm>
                          <a:off x="0" y="0"/>
                          <a:ext cx="5877820" cy="2709544"/>
                          <a:chOff x="0" y="0"/>
                          <a:chExt cx="5877819" cy="2709543"/>
                        </a:xfrm>
                      </wpg:grpSpPr>
                      <pic:pic xmlns:pic="http://schemas.openxmlformats.org/drawingml/2006/picture">
                        <pic:nvPicPr>
                          <pic:cNvPr id="1073741825" name="sRGBimage.png"/>
                          <pic:cNvPicPr>
                            <a:picLocks noChangeAspect="1"/>
                          </pic:cNvPicPr>
                        </pic:nvPicPr>
                        <pic:blipFill>
                          <a:blip r:embed="rId16"/>
                          <a:srcRect l="3884" t="6519" r="7215" b="4313"/>
                          <a:stretch>
                            <a:fillRect/>
                          </a:stretch>
                        </pic:blipFill>
                        <pic:spPr>
                          <a:xfrm>
                            <a:off x="2703853" y="371875"/>
                            <a:ext cx="1523454" cy="1528037"/>
                          </a:xfrm>
                          <a:prstGeom prst="rect">
                            <a:avLst/>
                          </a:prstGeom>
                          <a:ln w="12700" cap="flat">
                            <a:noFill/>
                            <a:miter lim="400000"/>
                          </a:ln>
                          <a:effectLst/>
                        </pic:spPr>
                      </pic:pic>
                      <pic:pic xmlns:pic="http://schemas.openxmlformats.org/drawingml/2006/picture">
                        <pic:nvPicPr>
                          <pic:cNvPr id="1073741826" name="sRGBimage.png"/>
                          <pic:cNvPicPr>
                            <a:picLocks noChangeAspect="1"/>
                          </pic:cNvPicPr>
                        </pic:nvPicPr>
                        <pic:blipFill>
                          <a:blip r:embed="rId17"/>
                          <a:srcRect l="4247" t="6595" r="8197" b="4219"/>
                          <a:stretch>
                            <a:fillRect/>
                          </a:stretch>
                        </pic:blipFill>
                        <pic:spPr>
                          <a:xfrm>
                            <a:off x="4372868" y="377927"/>
                            <a:ext cx="1504906" cy="1532927"/>
                          </a:xfrm>
                          <a:prstGeom prst="rect">
                            <a:avLst/>
                          </a:prstGeom>
                          <a:ln w="12700" cap="flat">
                            <a:noFill/>
                            <a:miter lim="400000"/>
                          </a:ln>
                          <a:effectLst/>
                        </pic:spPr>
                      </pic:pic>
                      <wpg:grpSp>
                        <wpg:cNvPr id="1073741834" name="Group 1073741834"/>
                        <wpg:cNvGrpSpPr/>
                        <wpg:grpSpPr>
                          <a:xfrm>
                            <a:off x="0" y="-1"/>
                            <a:ext cx="5877820" cy="2709545"/>
                            <a:chOff x="0" y="0"/>
                            <a:chExt cx="5877819" cy="2709543"/>
                          </a:xfrm>
                        </wpg:grpSpPr>
                        <wps:wsp>
                          <wps:cNvPr id="1073741827" name="Shape 1073741827"/>
                          <wps:cNvSpPr txBox="1"/>
                          <wps:spPr>
                            <a:xfrm>
                              <a:off x="89588" y="2024959"/>
                              <a:ext cx="5788232" cy="684585"/>
                            </a:xfrm>
                            <a:prstGeom prst="rect">
                              <a:avLst/>
                            </a:prstGeom>
                            <a:noFill/>
                            <a:ln w="12700" cap="flat">
                              <a:noFill/>
                              <a:miter lim="400000"/>
                            </a:ln>
                            <a:effectLst/>
                          </wps:spPr>
                          <wps:txbx>
                            <w:txbxContent>
                              <w:p w14:paraId="316EEF82" w14:textId="77777777" w:rsidR="00BA5E45" w:rsidRDefault="00554DFF">
                                <w:pPr>
                                  <w:pStyle w:val="Body"/>
                                  <w:spacing w:before="0"/>
                                </w:pPr>
                                <w:r>
                                  <w:rPr>
                                    <w:rFonts w:ascii="Times New Roman" w:hAnsi="Times New Roman"/>
                                    <w:sz w:val="22"/>
                                    <w:szCs w:val="22"/>
                                  </w:rPr>
                                  <w:t xml:space="preserve">Figure </w:t>
                                </w:r>
                                <w:r>
                                  <w:rPr>
                                    <w:rStyle w:val="None"/>
                                    <w:rFonts w:ascii="Times New Roman" w:hAnsi="Times New Roman"/>
                                    <w:color w:val="EE220C"/>
                                    <w:sz w:val="22"/>
                                    <w:szCs w:val="22"/>
                                  </w:rPr>
                                  <w:t>SXXX</w:t>
                                </w:r>
                                <w:r>
                                  <w:rPr>
                                    <w:rFonts w:ascii="Times New Roman" w:hAnsi="Times New Roman"/>
                                    <w:sz w:val="22"/>
                                    <w:szCs w:val="22"/>
                                  </w:rPr>
                                  <w:t>:Two example stimuli for trials of each condition. For illustration, in this figure we have chosen the stimulus on the left to be at lower LRF. In the experiment, the two images will be presented sequentially in random order at the center of the screen. Conditions 2a and 3a stimuli are similar, but without secondary reflections.</w:t>
                                </w:r>
                              </w:p>
                            </w:txbxContent>
                          </wps:txbx>
                          <wps:bodyPr wrap="square" lIns="50800" tIns="50800" rIns="50800" bIns="50800" numCol="1" anchor="t">
                            <a:noAutofit/>
                          </wps:bodyPr>
                        </wps:wsp>
                        <wps:wsp>
                          <wps:cNvPr id="1073741828" name="Shape 1073741828"/>
                          <wps:cNvSpPr txBox="1"/>
                          <wps:spPr>
                            <a:xfrm>
                              <a:off x="0" y="637252"/>
                              <a:ext cx="987710" cy="379654"/>
                            </a:xfrm>
                            <a:prstGeom prst="rect">
                              <a:avLst/>
                            </a:prstGeom>
                            <a:noFill/>
                            <a:ln w="12700" cap="flat">
                              <a:noFill/>
                              <a:miter lim="400000"/>
                            </a:ln>
                            <a:effectLst/>
                          </wps:spPr>
                          <wps:txbx>
                            <w:txbxContent>
                              <w:p w14:paraId="4AC4FCAA" w14:textId="77777777" w:rsidR="00BA5E45" w:rsidRDefault="00554DFF">
                                <w:pPr>
                                  <w:pStyle w:val="Body"/>
                                  <w:spacing w:before="0"/>
                                  <w:jc w:val="center"/>
                                </w:pPr>
                                <w:r>
                                  <w:rPr>
                                    <w:rFonts w:ascii="Helvetica" w:hAnsi="Helvetica"/>
                                    <w:sz w:val="22"/>
                                    <w:szCs w:val="22"/>
                                  </w:rPr>
                                  <w:t>Trial 1</w:t>
                                </w:r>
                              </w:p>
                            </w:txbxContent>
                          </wps:txbx>
                          <wps:bodyPr wrap="square" lIns="50800" tIns="50800" rIns="50800" bIns="50800" numCol="1" anchor="t">
                            <a:noAutofit/>
                          </wps:bodyPr>
                        </wps:wsp>
                        <wps:wsp>
                          <wps:cNvPr id="1073741829" name="Shape 1073741829"/>
                          <wps:cNvSpPr txBox="1"/>
                          <wps:spPr>
                            <a:xfrm>
                              <a:off x="2784943" y="0"/>
                              <a:ext cx="1361422" cy="283681"/>
                            </a:xfrm>
                            <a:prstGeom prst="rect">
                              <a:avLst/>
                            </a:prstGeom>
                            <a:noFill/>
                            <a:ln w="12700" cap="flat">
                              <a:noFill/>
                              <a:miter lim="400000"/>
                            </a:ln>
                            <a:effectLst/>
                          </wps:spPr>
                          <wps:txbx>
                            <w:txbxContent>
                              <w:p w14:paraId="512B8A54" w14:textId="77777777" w:rsidR="00BA5E45" w:rsidRDefault="00554DFF">
                                <w:pPr>
                                  <w:pStyle w:val="Body"/>
                                  <w:spacing w:before="0"/>
                                  <w:jc w:val="center"/>
                                </w:pPr>
                                <w:r>
                                  <w:rPr>
                                    <w:rFonts w:ascii="Helvetica" w:hAnsi="Helvetica"/>
                                    <w:sz w:val="22"/>
                                    <w:szCs w:val="22"/>
                                  </w:rPr>
                                  <w:t>Condition 2</w:t>
                                </w:r>
                              </w:p>
                            </w:txbxContent>
                          </wps:txbx>
                          <wps:bodyPr wrap="square" lIns="50800" tIns="50800" rIns="50800" bIns="50800" numCol="1" anchor="t">
                            <a:noAutofit/>
                          </wps:bodyPr>
                        </wps:wsp>
                        <wps:wsp>
                          <wps:cNvPr id="1073741830" name="Shape 1073741830"/>
                          <wps:cNvSpPr txBox="1"/>
                          <wps:spPr>
                            <a:xfrm>
                              <a:off x="1121037" y="0"/>
                              <a:ext cx="1361422" cy="283681"/>
                            </a:xfrm>
                            <a:prstGeom prst="rect">
                              <a:avLst/>
                            </a:prstGeom>
                            <a:noFill/>
                            <a:ln w="12700" cap="flat">
                              <a:noFill/>
                              <a:miter lim="400000"/>
                            </a:ln>
                            <a:effectLst/>
                          </wps:spPr>
                          <wps:txbx>
                            <w:txbxContent>
                              <w:p w14:paraId="10B32E1B" w14:textId="77777777" w:rsidR="00BA5E45" w:rsidRDefault="00554DFF">
                                <w:pPr>
                                  <w:pStyle w:val="Body"/>
                                  <w:spacing w:before="0"/>
                                  <w:jc w:val="center"/>
                                </w:pPr>
                                <w:r>
                                  <w:rPr>
                                    <w:rFonts w:ascii="Helvetica" w:hAnsi="Helvetica"/>
                                    <w:sz w:val="22"/>
                                    <w:szCs w:val="22"/>
                                  </w:rPr>
                                  <w:t>Condition 1</w:t>
                                </w:r>
                              </w:p>
                            </w:txbxContent>
                          </wps:txbx>
                          <wps:bodyPr wrap="square" lIns="50800" tIns="50800" rIns="50800" bIns="50800" numCol="1" anchor="t">
                            <a:noAutofit/>
                          </wps:bodyPr>
                        </wps:wsp>
                        <wps:wsp>
                          <wps:cNvPr id="1073741831" name="Shape 1073741831"/>
                          <wps:cNvSpPr txBox="1"/>
                          <wps:spPr>
                            <a:xfrm>
                              <a:off x="4516398" y="0"/>
                              <a:ext cx="1361421" cy="283681"/>
                            </a:xfrm>
                            <a:prstGeom prst="rect">
                              <a:avLst/>
                            </a:prstGeom>
                            <a:noFill/>
                            <a:ln w="12700" cap="flat">
                              <a:noFill/>
                              <a:miter lim="400000"/>
                            </a:ln>
                            <a:effectLst/>
                          </wps:spPr>
                          <wps:txbx>
                            <w:txbxContent>
                              <w:p w14:paraId="268DA7C7" w14:textId="77777777" w:rsidR="00BA5E45" w:rsidRDefault="00554DFF">
                                <w:pPr>
                                  <w:pStyle w:val="Body"/>
                                  <w:spacing w:before="0"/>
                                  <w:jc w:val="center"/>
                                </w:pPr>
                                <w:r>
                                  <w:rPr>
                                    <w:rFonts w:ascii="Helvetica" w:hAnsi="Helvetica"/>
                                    <w:sz w:val="22"/>
                                    <w:szCs w:val="22"/>
                                  </w:rPr>
                                  <w:t>Condition 3</w:t>
                                </w:r>
                              </w:p>
                            </w:txbxContent>
                          </wps:txbx>
                          <wps:bodyPr wrap="square" lIns="50800" tIns="50800" rIns="50800" bIns="50800" numCol="1" anchor="t">
                            <a:noAutofit/>
                          </wps:bodyPr>
                        </wps:wsp>
                        <wps:wsp>
                          <wps:cNvPr id="1073741832" name="Shape 1073741832"/>
                          <wps:cNvSpPr txBox="1"/>
                          <wps:spPr>
                            <a:xfrm>
                              <a:off x="0" y="1311506"/>
                              <a:ext cx="987710" cy="379655"/>
                            </a:xfrm>
                            <a:prstGeom prst="rect">
                              <a:avLst/>
                            </a:prstGeom>
                            <a:noFill/>
                            <a:ln w="12700" cap="flat">
                              <a:noFill/>
                              <a:miter lim="400000"/>
                            </a:ln>
                            <a:effectLst/>
                          </wps:spPr>
                          <wps:txbx>
                            <w:txbxContent>
                              <w:p w14:paraId="3D19F903" w14:textId="77777777" w:rsidR="00BA5E45" w:rsidRDefault="00554DFF">
                                <w:pPr>
                                  <w:pStyle w:val="Body"/>
                                  <w:spacing w:before="0"/>
                                  <w:jc w:val="center"/>
                                </w:pPr>
                                <w:r>
                                  <w:rPr>
                                    <w:rFonts w:ascii="Helvetica" w:hAnsi="Helvetica"/>
                                    <w:sz w:val="22"/>
                                    <w:szCs w:val="22"/>
                                  </w:rPr>
                                  <w:t>Trial 2</w:t>
                                </w:r>
                              </w:p>
                            </w:txbxContent>
                          </wps:txbx>
                          <wps:bodyPr wrap="square" lIns="50800" tIns="50800" rIns="50800" bIns="50800" numCol="1" anchor="t">
                            <a:noAutofit/>
                          </wps:bodyPr>
                        </wps:wsp>
                        <pic:pic xmlns:pic="http://schemas.openxmlformats.org/drawingml/2006/picture">
                          <pic:nvPicPr>
                            <pic:cNvPr id="1073741833" name="sRGBimage40.png"/>
                            <pic:cNvPicPr>
                              <a:picLocks noChangeAspect="1"/>
                            </pic:cNvPicPr>
                          </pic:nvPicPr>
                          <pic:blipFill>
                            <a:blip r:embed="rId18"/>
                            <a:srcRect l="2974" t="7170" r="8723" b="4295"/>
                            <a:stretch>
                              <a:fillRect/>
                            </a:stretch>
                          </pic:blipFill>
                          <pic:spPr>
                            <a:xfrm>
                              <a:off x="1010893" y="377927"/>
                              <a:ext cx="1528610" cy="1532611"/>
                            </a:xfrm>
                            <a:prstGeom prst="rect">
                              <a:avLst/>
                            </a:prstGeom>
                            <a:ln w="12700" cap="flat">
                              <a:noFill/>
                              <a:miter lim="400000"/>
                            </a:ln>
                            <a:effectLst/>
                          </pic:spPr>
                        </pic:pic>
                      </wpg:grpSp>
                    </wpg:wgp>
                  </a:graphicData>
                </a:graphic>
              </wp:anchor>
            </w:drawing>
          </mc:Choice>
          <mc:Fallback>
            <w:pict>
              <v:group id="_x0000_s1026" style="visibility:visible;position:absolute;margin-left:2.6pt;margin-top:17.4pt;width:462.8pt;height:213.3pt;z-index:251659264;mso-position-horizontal:absolute;mso-position-horizontal-relative:margin;mso-position-vertical:absolute;mso-position-vertical-relative:line;mso-wrap-distance-left:12.0pt;mso-wrap-distance-top:12.0pt;mso-wrap-distance-right:12.0pt;mso-wrap-distance-bottom:12.0pt;" coordorigin="0,0" coordsize="5877819,2709543">
                <w10:wrap type="topAndBottom" side="bothSides" anchorx="margin"/>
                <v:shape id="_x0000_s1027" type="#_x0000_t75" style="position:absolute;left:2703853;top:371876;width:1523454;height:1528035;">
                  <v:imagedata r:id="rId19" o:title="sRGBimage.png" cropleft="3.9%" cropright="7.2%" croptop="6.5%" cropbottom="4.3%"/>
                </v:shape>
                <v:shape id="_x0000_s1028" type="#_x0000_t75" style="position:absolute;left:4372869;top:377928;width:1504905;height:1532926;">
                  <v:imagedata r:id="rId20" o:title="sRGBimage.png" cropleft="4.2%" cropright="8.2%" croptop="6.6%" cropbottom="4.2%"/>
                </v:shape>
                <v:group id="_x0000_s1029" style="position:absolute;left:0;top:0;width:5877819;height:2709543;" coordorigin="0,0" coordsize="5877819,2709543">
                  <v:shape id="_x0000_s1030" type="#_x0000_t202" style="position:absolute;left:89588;top:2024959;width:5788231;height:684584;">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0"/>
                            <w:jc w:val="left"/>
                          </w:pPr>
                          <w:r>
                            <w:rPr>
                              <w:rFonts w:ascii="Times New Roman" w:hAnsi="Times New Roman"/>
                              <w:sz w:val="22"/>
                              <w:szCs w:val="22"/>
                              <w:rtl w:val="0"/>
                              <w:lang w:val="en-US"/>
                            </w:rPr>
                            <w:t xml:space="preserve">Figure </w:t>
                          </w:r>
                          <w:r>
                            <w:rPr>
                              <w:rStyle w:val="None"/>
                              <w:rFonts w:ascii="Times New Roman" w:hAnsi="Times New Roman"/>
                              <w:outline w:val="0"/>
                              <w:color w:val="ed220b"/>
                              <w:sz w:val="22"/>
                              <w:szCs w:val="22"/>
                              <w:rtl w:val="0"/>
                              <w:lang w:val="en-US"/>
                              <w14:textFill>
                                <w14:solidFill>
                                  <w14:srgbClr w14:val="EE220C"/>
                                </w14:solidFill>
                              </w14:textFill>
                            </w:rPr>
                            <w:t>SXXX</w:t>
                          </w:r>
                          <w:r>
                            <w:rPr>
                              <w:rFonts w:ascii="Times New Roman" w:hAnsi="Times New Roman"/>
                              <w:sz w:val="22"/>
                              <w:szCs w:val="22"/>
                              <w:rtl w:val="0"/>
                              <w:lang w:val="en-US"/>
                            </w:rPr>
                            <w:t>:Two example stimuli for trials of each condition. For illustration, in this figure we have chosen the stimulus on the left to be at lower LRF. In the experiment, the two images will be presented sequentially in random order at the center of the screen. Conditions 2a and 3a stimuli are similar, but without secondary reflections.</w:t>
                          </w:r>
                        </w:p>
                      </w:txbxContent>
                    </v:textbox>
                  </v:shape>
                  <v:shape id="_x0000_s1031" type="#_x0000_t202" style="position:absolute;left:0;top:637252;width:987709;height:379653;">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0"/>
                            <w:jc w:val="center"/>
                          </w:pPr>
                          <w:r>
                            <w:rPr>
                              <w:rFonts w:ascii="Helvetica" w:hAnsi="Helvetica"/>
                              <w:sz w:val="22"/>
                              <w:szCs w:val="22"/>
                              <w:rtl w:val="0"/>
                              <w:lang w:val="en-US"/>
                            </w:rPr>
                            <w:t>Trial 1</w:t>
                          </w:r>
                        </w:p>
                      </w:txbxContent>
                    </v:textbox>
                  </v:shape>
                  <v:shape id="_x0000_s1032" type="#_x0000_t202" style="position:absolute;left:2784944;top:0;width:1361421;height:283680;">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0"/>
                            <w:jc w:val="center"/>
                          </w:pPr>
                          <w:r>
                            <w:rPr>
                              <w:rFonts w:ascii="Helvetica" w:hAnsi="Helvetica"/>
                              <w:sz w:val="22"/>
                              <w:szCs w:val="22"/>
                              <w:rtl w:val="0"/>
                              <w:lang w:val="en-US"/>
                            </w:rPr>
                            <w:t>Condition 2</w:t>
                          </w:r>
                        </w:p>
                      </w:txbxContent>
                    </v:textbox>
                  </v:shape>
                  <v:shape id="_x0000_s1033" type="#_x0000_t202" style="position:absolute;left:1121038;top:0;width:1361421;height:283680;">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0"/>
                            <w:jc w:val="center"/>
                          </w:pPr>
                          <w:r>
                            <w:rPr>
                              <w:rFonts w:ascii="Helvetica" w:hAnsi="Helvetica"/>
                              <w:sz w:val="22"/>
                              <w:szCs w:val="22"/>
                              <w:rtl w:val="0"/>
                              <w:lang w:val="en-US"/>
                            </w:rPr>
                            <w:t>Condition 1</w:t>
                          </w:r>
                        </w:p>
                      </w:txbxContent>
                    </v:textbox>
                  </v:shape>
                  <v:shape id="_x0000_s1034" type="#_x0000_t202" style="position:absolute;left:4516398;top:0;width:1361421;height:283680;">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0"/>
                            <w:jc w:val="center"/>
                          </w:pPr>
                          <w:r>
                            <w:rPr>
                              <w:rFonts w:ascii="Helvetica" w:hAnsi="Helvetica"/>
                              <w:sz w:val="22"/>
                              <w:szCs w:val="22"/>
                              <w:rtl w:val="0"/>
                              <w:lang w:val="en-US"/>
                            </w:rPr>
                            <w:t>Condition 3</w:t>
                          </w:r>
                        </w:p>
                      </w:txbxContent>
                    </v:textbox>
                  </v:shape>
                  <v:shape id="_x0000_s1035" type="#_x0000_t202" style="position:absolute;left:0;top:1311507;width:987709;height:379653;">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0"/>
                            <w:jc w:val="center"/>
                          </w:pPr>
                          <w:r>
                            <w:rPr>
                              <w:rFonts w:ascii="Helvetica" w:hAnsi="Helvetica"/>
                              <w:sz w:val="22"/>
                              <w:szCs w:val="22"/>
                              <w:rtl w:val="0"/>
                              <w:lang w:val="en-US"/>
                            </w:rPr>
                            <w:t>Trial 2</w:t>
                          </w:r>
                        </w:p>
                      </w:txbxContent>
                    </v:textbox>
                  </v:shape>
                  <v:shape id="_x0000_s1036" type="#_x0000_t75" style="position:absolute;left:1010893;top:377928;width:1528609;height:1532610;">
                    <v:imagedata r:id="rId21" o:title="sRGBimage40.png" cropleft="3.0%" cropright="8.7%" croptop="7.2%" cropbottom="4.3%"/>
                  </v:shape>
                </v:group>
              </v:group>
            </w:pict>
          </mc:Fallback>
        </mc:AlternateContent>
      </w:r>
      <w:r>
        <w:rPr>
          <w:rStyle w:val="None"/>
          <w:rFonts w:ascii="Times New Roman" w:hAnsi="Times New Roman"/>
          <w:sz w:val="22"/>
          <w:szCs w:val="22"/>
        </w:rPr>
        <w:t xml:space="preserve"> Condition 2, but without multiple reflections of light from object surfaces. The light rays only bounce off once from the surfaces before coming to the camera.</w:t>
      </w:r>
    </w:p>
    <w:p w14:paraId="03D32A4E" w14:textId="77777777"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eastAsia="Times New Roman" w:hAnsi="Times New Roman" w:cs="Times New Roman"/>
          <w:sz w:val="22"/>
          <w:szCs w:val="22"/>
        </w:rPr>
        <w:tab/>
      </w:r>
      <w:r>
        <w:rPr>
          <w:rStyle w:val="None"/>
          <w:rFonts w:ascii="Times New Roman" w:hAnsi="Times New Roman"/>
          <w:i/>
          <w:iCs/>
          <w:sz w:val="22"/>
          <w:szCs w:val="22"/>
        </w:rPr>
        <w:t xml:space="preserve">Condition 3a. </w:t>
      </w:r>
      <w:r>
        <w:rPr>
          <w:rStyle w:val="None"/>
          <w:rFonts w:ascii="Times New Roman" w:hAnsi="Times New Roman"/>
          <w:i/>
          <w:iCs/>
          <w:sz w:val="22"/>
          <w:szCs w:val="22"/>
          <w:u w:val="single"/>
        </w:rPr>
        <w:t>Within-trial background variation without secondary reflections</w:t>
      </w:r>
      <w:r>
        <w:rPr>
          <w:rStyle w:val="None"/>
          <w:rFonts w:ascii="Times New Roman" w:hAnsi="Times New Roman"/>
          <w:sz w:val="22"/>
          <w:szCs w:val="22"/>
        </w:rPr>
        <w:t>: Same as Condition 3, but without multiple reflections of light from object surfaces.</w:t>
      </w:r>
    </w:p>
    <w:p w14:paraId="570A9434" w14:textId="77777777"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sz w:val="22"/>
          <w:szCs w:val="22"/>
        </w:rPr>
        <w:t>For this experiment, the reflectance spectra of the background objects were generated with scale factor set to 1.</w:t>
      </w:r>
    </w:p>
    <w:p w14:paraId="4BE46CA0" w14:textId="77777777" w:rsidR="00BA5E45" w:rsidRDefault="00554DFF">
      <w:pPr>
        <w:pStyle w:val="Body"/>
        <w:spacing w:before="0" w:after="160"/>
      </w:pPr>
      <w:r>
        <w:rPr>
          <w:rFonts w:ascii="Times New Roman" w:hAnsi="Times New Roman"/>
          <w:b/>
          <w:bCs/>
          <w:sz w:val="22"/>
          <w:szCs w:val="22"/>
        </w:rPr>
        <w:lastRenderedPageBreak/>
        <w:t xml:space="preserve">Subject Recruitment and Exclusion: </w:t>
      </w:r>
      <w:r>
        <w:rPr>
          <w:rStyle w:val="None"/>
          <w:rFonts w:ascii="Times New Roman" w:hAnsi="Times New Roman"/>
          <w:sz w:val="22"/>
          <w:szCs w:val="22"/>
        </w:rPr>
        <w:t>Same as above, except the three acquisition of the practice session was performed with the images in Condition 1.</w:t>
      </w:r>
    </w:p>
    <w:sectPr w:rsidR="00BA5E45">
      <w:headerReference w:type="default" r:id="rId22"/>
      <w:footerReference w:type="default" r:id="rId23"/>
      <w:pgSz w:w="12240" w:h="15840"/>
      <w:pgMar w:top="1440" w:right="1440" w:bottom="1440" w:left="1440" w:header="720" w:footer="86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ohannesBurge" w:date="2020-08-17T10:38:00Z" w:initials="JDB">
    <w:p w14:paraId="517CCB8E" w14:textId="29DE882E" w:rsidR="006B0D83" w:rsidRDefault="006B0D83">
      <w:pPr>
        <w:pStyle w:val="CommentText"/>
      </w:pPr>
      <w:r>
        <w:rPr>
          <w:rStyle w:val="CommentReference"/>
        </w:rPr>
        <w:annotationRef/>
      </w:r>
      <w:r>
        <w:t xml:space="preserve">The first sentence is nice and general, but I think this sentence should be framed in terms of the specific problem we address. Maybe: “To study such stability in the context of brightness discrimination, we measured how thresholds for discriminating </w:t>
      </w:r>
      <w:r w:rsidR="00832E06">
        <w:t xml:space="preserve">the </w:t>
      </w:r>
      <w:r>
        <w:t xml:space="preserve">lightness </w:t>
      </w:r>
      <w:r w:rsidR="00832E06">
        <w:t xml:space="preserve">of a target objects </w:t>
      </w:r>
      <w:r>
        <w:t xml:space="preserve">are impacted by variation in the reflectance functions of background objects. </w:t>
      </w:r>
    </w:p>
  </w:comment>
  <w:comment w:id="3" w:author="JohannesBurge" w:date="2020-08-17T17:29:00Z" w:initials="JDB">
    <w:p w14:paraId="49CA2383" w14:textId="61866C6A" w:rsidR="00951A7F" w:rsidRDefault="00951A7F">
      <w:pPr>
        <w:pStyle w:val="CommentText"/>
      </w:pPr>
      <w:r>
        <w:rPr>
          <w:rStyle w:val="CommentReference"/>
        </w:rPr>
        <w:annotationRef/>
      </w:r>
      <w:r>
        <w:t>Too much detail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17CCB8E" w15:done="0"/>
  <w15:commentEx w15:paraId="49CA238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4DC9B" w16cex:dateUtc="2020-08-17T14:38:00Z"/>
  <w16cex:commentExtensible w16cex:durableId="22E53CED" w16cex:dateUtc="2020-08-17T21: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17CCB8E" w16cid:durableId="22E4DC9B"/>
  <w16cid:commentId w16cid:paraId="49CA2383" w16cid:durableId="22E53C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52CADA" w14:textId="77777777" w:rsidR="009D136E" w:rsidRDefault="009D136E">
      <w:r>
        <w:separator/>
      </w:r>
    </w:p>
  </w:endnote>
  <w:endnote w:type="continuationSeparator" w:id="0">
    <w:p w14:paraId="6FA184B3" w14:textId="77777777" w:rsidR="009D136E" w:rsidRDefault="009D13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2DF5D5" w14:textId="77777777" w:rsidR="00BA5E45" w:rsidRDefault="00BA5E4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C01976" w14:textId="77777777" w:rsidR="009D136E" w:rsidRDefault="009D136E">
      <w:r>
        <w:separator/>
      </w:r>
    </w:p>
  </w:footnote>
  <w:footnote w:type="continuationSeparator" w:id="0">
    <w:p w14:paraId="7551019C" w14:textId="77777777" w:rsidR="009D136E" w:rsidRDefault="009D13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029F11" w14:textId="77777777" w:rsidR="00BA5E45" w:rsidRDefault="00BA5E4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084BEC"/>
    <w:multiLevelType w:val="hybridMultilevel"/>
    <w:tmpl w:val="DE7E3DEA"/>
    <w:styleLink w:val="Numbered"/>
    <w:lvl w:ilvl="0" w:tplc="CA5254B2">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D68355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D3ACC52">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2849A04">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D369BC6">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B9C2648">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EDCC87E">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6769E7E">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3145A26">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5C4045E2"/>
    <w:multiLevelType w:val="hybridMultilevel"/>
    <w:tmpl w:val="DE7E3DEA"/>
    <w:numStyleLink w:val="Numbered"/>
  </w:abstractNum>
  <w:num w:numId="1">
    <w:abstractNumId w:val="0"/>
  </w:num>
  <w:num w:numId="2">
    <w:abstractNumId w:val="1"/>
  </w:num>
  <w:num w:numId="3">
    <w:abstractNumId w:val="1"/>
    <w:lvlOverride w:ilvl="0">
      <w:lvl w:ilvl="0" w:tplc="05F4ABC8">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C6566EB4">
        <w:start w:val="1"/>
        <w:numFmt w:val="decimal"/>
        <w:lvlText w:val="%2."/>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7B18B8D2">
        <w:start w:val="1"/>
        <w:numFmt w:val="decimal"/>
        <w:lvlText w:val="%3."/>
        <w:lvlJc w:val="left"/>
        <w:pPr>
          <w:ind w:left="10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E0E6892E">
        <w:start w:val="1"/>
        <w:numFmt w:val="decimal"/>
        <w:lvlText w:val="%4."/>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0A442B08">
        <w:start w:val="1"/>
        <w:numFmt w:val="decimal"/>
        <w:lvlText w:val="%5."/>
        <w:lvlJc w:val="left"/>
        <w:pPr>
          <w:ind w:left="18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442EE5BA">
        <w:start w:val="1"/>
        <w:numFmt w:val="decimal"/>
        <w:lvlText w:val="%6."/>
        <w:lvlJc w:val="left"/>
        <w:pPr>
          <w:ind w:left="21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A522B3F2">
        <w:start w:val="1"/>
        <w:numFmt w:val="decimal"/>
        <w:lvlText w:val="%7."/>
        <w:lvlJc w:val="left"/>
        <w:pPr>
          <w:ind w:left="252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F2CAEAC0">
        <w:start w:val="1"/>
        <w:numFmt w:val="decimal"/>
        <w:lvlText w:val="%8."/>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764EF468">
        <w:start w:val="1"/>
        <w:numFmt w:val="decimal"/>
        <w:lvlText w:val="%9."/>
        <w:lvlJc w:val="left"/>
        <w:pPr>
          <w:ind w:left="32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displayBackgroundShape/>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5E45"/>
    <w:rsid w:val="000276BF"/>
    <w:rsid w:val="0004611C"/>
    <w:rsid w:val="000B7125"/>
    <w:rsid w:val="000F521C"/>
    <w:rsid w:val="002200B0"/>
    <w:rsid w:val="0023566A"/>
    <w:rsid w:val="00293268"/>
    <w:rsid w:val="00413EE1"/>
    <w:rsid w:val="00554DFF"/>
    <w:rsid w:val="005C0EFF"/>
    <w:rsid w:val="006B0D83"/>
    <w:rsid w:val="00724EEC"/>
    <w:rsid w:val="00742597"/>
    <w:rsid w:val="007D62DD"/>
    <w:rsid w:val="008254B2"/>
    <w:rsid w:val="00832E06"/>
    <w:rsid w:val="009053EE"/>
    <w:rsid w:val="00925CCD"/>
    <w:rsid w:val="00934FCA"/>
    <w:rsid w:val="00951A7F"/>
    <w:rsid w:val="009D136E"/>
    <w:rsid w:val="00A51895"/>
    <w:rsid w:val="00AF53EF"/>
    <w:rsid w:val="00BA5E45"/>
    <w:rsid w:val="00C76181"/>
    <w:rsid w:val="00CA07AF"/>
    <w:rsid w:val="00D03ACD"/>
    <w:rsid w:val="00D07B42"/>
    <w:rsid w:val="00DC75E3"/>
    <w:rsid w:val="00E36611"/>
    <w:rsid w:val="00EE4F49"/>
    <w:rsid w:val="00F330BA"/>
    <w:rsid w:val="00F806C4"/>
    <w:rsid w:val="00FA347B"/>
    <w:rsid w:val="00FD1423"/>
    <w:rsid w:val="00FD7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9528717"/>
  <w15:docId w15:val="{EB12CF2C-27B4-4742-9092-DF6534DC1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numbering" w:customStyle="1" w:styleId="Numbered">
    <w:name w:val="Numbered"/>
    <w:pPr>
      <w:numPr>
        <w:numId w:val="1"/>
      </w:numPr>
    </w:pPr>
  </w:style>
  <w:style w:type="character" w:customStyle="1" w:styleId="None">
    <w:name w:val="None"/>
  </w:style>
  <w:style w:type="character" w:customStyle="1" w:styleId="Hyperlink0">
    <w:name w:val="Hyperlink.0"/>
    <w:basedOn w:val="None"/>
    <w:rPr>
      <w:outline w:val="0"/>
      <w:color w:val="03AD33"/>
      <w:u w:val="single"/>
    </w:rPr>
  </w:style>
  <w:style w:type="character" w:customStyle="1" w:styleId="Hyperlink1">
    <w:name w:val="Hyperlink.1"/>
    <w:basedOn w:val="Hyperlink"/>
    <w:rPr>
      <w:u w:val="single"/>
    </w:rPr>
  </w:style>
  <w:style w:type="character" w:customStyle="1" w:styleId="Hyperlink2">
    <w:name w:val="Hyperlink.2"/>
    <w:basedOn w:val="None"/>
    <w:rPr>
      <w:b w:val="0"/>
      <w:bCs w:val="0"/>
      <w:outline w:val="0"/>
      <w:color w:val="0076BA"/>
      <w:u w:val="single"/>
    </w:rPr>
  </w:style>
  <w:style w:type="paragraph" w:customStyle="1" w:styleId="Body">
    <w:name w:val="Body"/>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character" w:styleId="CommentReference">
    <w:name w:val="annotation reference"/>
    <w:basedOn w:val="DefaultParagraphFont"/>
    <w:uiPriority w:val="99"/>
    <w:semiHidden/>
    <w:unhideWhenUsed/>
    <w:rsid w:val="006B0D83"/>
    <w:rPr>
      <w:sz w:val="16"/>
      <w:szCs w:val="16"/>
    </w:rPr>
  </w:style>
  <w:style w:type="paragraph" w:styleId="CommentText">
    <w:name w:val="annotation text"/>
    <w:basedOn w:val="Normal"/>
    <w:link w:val="CommentTextChar"/>
    <w:uiPriority w:val="99"/>
    <w:semiHidden/>
    <w:unhideWhenUsed/>
    <w:rsid w:val="006B0D83"/>
    <w:rPr>
      <w:sz w:val="20"/>
      <w:szCs w:val="20"/>
    </w:rPr>
  </w:style>
  <w:style w:type="character" w:customStyle="1" w:styleId="CommentTextChar">
    <w:name w:val="Comment Text Char"/>
    <w:basedOn w:val="DefaultParagraphFont"/>
    <w:link w:val="CommentText"/>
    <w:uiPriority w:val="99"/>
    <w:semiHidden/>
    <w:rsid w:val="006B0D83"/>
  </w:style>
  <w:style w:type="paragraph" w:styleId="CommentSubject">
    <w:name w:val="annotation subject"/>
    <w:basedOn w:val="CommentText"/>
    <w:next w:val="CommentText"/>
    <w:link w:val="CommentSubjectChar"/>
    <w:uiPriority w:val="99"/>
    <w:semiHidden/>
    <w:unhideWhenUsed/>
    <w:rsid w:val="006B0D83"/>
    <w:rPr>
      <w:b/>
      <w:bCs/>
    </w:rPr>
  </w:style>
  <w:style w:type="character" w:customStyle="1" w:styleId="CommentSubjectChar">
    <w:name w:val="Comment Subject Char"/>
    <w:basedOn w:val="CommentTextChar"/>
    <w:link w:val="CommentSubject"/>
    <w:uiPriority w:val="99"/>
    <w:semiHidden/>
    <w:rsid w:val="006B0D83"/>
    <w:rPr>
      <w:b/>
      <w:bCs/>
    </w:rPr>
  </w:style>
  <w:style w:type="paragraph" w:styleId="BalloonText">
    <w:name w:val="Balloon Text"/>
    <w:basedOn w:val="Normal"/>
    <w:link w:val="BalloonTextChar"/>
    <w:uiPriority w:val="99"/>
    <w:semiHidden/>
    <w:unhideWhenUsed/>
    <w:rsid w:val="006B0D83"/>
    <w:rPr>
      <w:sz w:val="18"/>
      <w:szCs w:val="18"/>
    </w:rPr>
  </w:style>
  <w:style w:type="character" w:customStyle="1" w:styleId="BalloonTextChar">
    <w:name w:val="Balloon Text Char"/>
    <w:basedOn w:val="DefaultParagraphFont"/>
    <w:link w:val="BalloonText"/>
    <w:uiPriority w:val="99"/>
    <w:semiHidden/>
    <w:rsid w:val="006B0D8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github.com/BrainardLab/VirtualWorldColorConstancy" TargetMode="External"/><Relationship Id="rId18"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image" Target="media/image30.png"/><Relationship Id="rId7" Type="http://schemas.openxmlformats.org/officeDocument/2006/relationships/comments" Target="comments.xml"/><Relationship Id="rId12" Type="http://schemas.openxmlformats.org/officeDocument/2006/relationships/hyperlink" Target="http://justingardner.net/doku.php/mgl/overview" TargetMode="Externa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psychtoolbox.org/"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mitsuba-renderer.org/" TargetMode="External"/><Relationship Id="rId23" Type="http://schemas.openxmlformats.org/officeDocument/2006/relationships/footer" Target="footer1.xml"/><Relationship Id="rId10" Type="http://schemas.microsoft.com/office/2018/08/relationships/commentsExtensible" Target="commentsExtensible.xml"/><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www.blender.org/" TargetMode="External"/><Relationship Id="rId22" Type="http://schemas.openxmlformats.org/officeDocument/2006/relationships/header" Target="header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5673</Words>
  <Characters>32342</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JohannesBurge</cp:lastModifiedBy>
  <cp:revision>2</cp:revision>
  <dcterms:created xsi:type="dcterms:W3CDTF">2020-08-17T21:33:00Z</dcterms:created>
  <dcterms:modified xsi:type="dcterms:W3CDTF">2020-08-17T21:33:00Z</dcterms:modified>
</cp:coreProperties>
</file>